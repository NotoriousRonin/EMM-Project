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7FE32" w14:textId="77777777" w:rsidR="00695D3B" w:rsidDel="003F4609" w:rsidRDefault="00695D3B" w:rsidP="00DF72D4">
      <w:pPr>
        <w:spacing w:after="0"/>
        <w:rPr>
          <w:del w:id="0" w:author="Moritz Engers" w:date="2019-01-29T14:12:00Z"/>
        </w:rPr>
      </w:pPr>
      <w:bookmarkStart w:id="1" w:name="_Hlk517810642"/>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77777777" w:rsidR="00DF72D4" w:rsidRPr="00C55B34" w:rsidRDefault="00DF72D4" w:rsidP="00DF72D4">
      <w:pPr>
        <w:spacing w:after="0"/>
        <w:jc w:val="center"/>
        <w:rPr>
          <w:rFonts w:cs="Calibri"/>
          <w:sz w:val="28"/>
          <w:szCs w:val="28"/>
        </w:rPr>
      </w:pPr>
      <w:r>
        <w:rPr>
          <w:rFonts w:cs="Calibri"/>
          <w:sz w:val="28"/>
          <w:szCs w:val="28"/>
        </w:rPr>
        <w:t xml:space="preserve">Berlin, </w:t>
      </w:r>
      <w:commentRangeStart w:id="2"/>
      <w:r w:rsidR="00A22C6F" w:rsidRPr="00A22C6F">
        <w:rPr>
          <w:rFonts w:cs="Calibri"/>
          <w:color w:val="000000" w:themeColor="text1"/>
          <w:sz w:val="28"/>
          <w:szCs w:val="28"/>
        </w:rPr>
        <w:t>den</w:t>
      </w:r>
      <w:commentRangeEnd w:id="2"/>
      <w:r w:rsidR="00A22C6F">
        <w:rPr>
          <w:rStyle w:val="Kommentarzeichen"/>
        </w:rPr>
        <w:commentReference w:id="2"/>
      </w:r>
      <w:r w:rsidR="008F2527">
        <w:rPr>
          <w:rFonts w:cs="Calibri"/>
          <w:color w:val="000000" w:themeColor="text1"/>
          <w:sz w:val="28"/>
          <w:szCs w:val="28"/>
        </w:rPr>
        <w:t xml:space="preserve"> 28.01.2019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1"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pPr>
            <w:pStyle w:val="Inhaltsverzeichnisberschrift"/>
          </w:pPr>
          <w:r>
            <w:t>Inhalt</w:t>
          </w:r>
        </w:p>
        <w:p w14:paraId="27CAA0DB" w14:textId="77777777" w:rsidR="00E37F86"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536213573" w:history="1">
            <w:r w:rsidR="00E37F86" w:rsidRPr="002C41CA">
              <w:rPr>
                <w:rStyle w:val="Hyperlink"/>
                <w:noProof/>
              </w:rPr>
              <w:t>Interaktives Modellhaus – Idee</w:t>
            </w:r>
            <w:r w:rsidR="00E37F86">
              <w:rPr>
                <w:noProof/>
                <w:webHidden/>
              </w:rPr>
              <w:tab/>
            </w:r>
            <w:r w:rsidR="00E37F86">
              <w:rPr>
                <w:noProof/>
                <w:webHidden/>
              </w:rPr>
              <w:fldChar w:fldCharType="begin"/>
            </w:r>
            <w:r w:rsidR="00E37F86">
              <w:rPr>
                <w:noProof/>
                <w:webHidden/>
              </w:rPr>
              <w:instrText xml:space="preserve"> PAGEREF _Toc536213573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2389B020" w14:textId="77777777" w:rsidR="00E37F86" w:rsidRDefault="00FF55E5">
          <w:pPr>
            <w:pStyle w:val="Verzeichnis2"/>
            <w:tabs>
              <w:tab w:val="right" w:pos="9060"/>
            </w:tabs>
            <w:rPr>
              <w:rFonts w:eastAsiaTheme="minorEastAsia" w:cstheme="minorBidi"/>
              <w:i w:val="0"/>
              <w:iCs w:val="0"/>
              <w:noProof/>
              <w:sz w:val="22"/>
              <w:szCs w:val="22"/>
              <w:lang w:eastAsia="de-DE"/>
            </w:rPr>
          </w:pPr>
          <w:hyperlink w:anchor="_Toc536213574" w:history="1">
            <w:r w:rsidR="00E37F86" w:rsidRPr="002C41CA">
              <w:rPr>
                <w:rStyle w:val="Hyperlink"/>
                <w:noProof/>
              </w:rPr>
              <w:t>Einsatzmöglichkeiten</w:t>
            </w:r>
            <w:r w:rsidR="00E37F86">
              <w:rPr>
                <w:noProof/>
                <w:webHidden/>
              </w:rPr>
              <w:tab/>
            </w:r>
            <w:r w:rsidR="00E37F86">
              <w:rPr>
                <w:noProof/>
                <w:webHidden/>
              </w:rPr>
              <w:fldChar w:fldCharType="begin"/>
            </w:r>
            <w:r w:rsidR="00E37F86">
              <w:rPr>
                <w:noProof/>
                <w:webHidden/>
              </w:rPr>
              <w:instrText xml:space="preserve"> PAGEREF _Toc536213574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743688CC" w14:textId="77777777" w:rsidR="00E37F86" w:rsidRDefault="00FF55E5">
          <w:pPr>
            <w:pStyle w:val="Verzeichnis1"/>
            <w:tabs>
              <w:tab w:val="right" w:pos="9060"/>
            </w:tabs>
            <w:rPr>
              <w:rFonts w:eastAsiaTheme="minorEastAsia" w:cstheme="minorBidi"/>
              <w:b w:val="0"/>
              <w:bCs w:val="0"/>
              <w:noProof/>
              <w:sz w:val="22"/>
              <w:szCs w:val="22"/>
              <w:lang w:eastAsia="de-DE"/>
            </w:rPr>
          </w:pPr>
          <w:hyperlink w:anchor="_Toc536213575" w:history="1">
            <w:r w:rsidR="00E37F86" w:rsidRPr="002C41CA">
              <w:rPr>
                <w:rStyle w:val="Hyperlink"/>
                <w:noProof/>
              </w:rPr>
              <w:t>Systembild</w:t>
            </w:r>
            <w:r w:rsidR="00E37F86">
              <w:rPr>
                <w:noProof/>
                <w:webHidden/>
              </w:rPr>
              <w:tab/>
            </w:r>
            <w:r w:rsidR="00E37F86">
              <w:rPr>
                <w:noProof/>
                <w:webHidden/>
              </w:rPr>
              <w:fldChar w:fldCharType="begin"/>
            </w:r>
            <w:r w:rsidR="00E37F86">
              <w:rPr>
                <w:noProof/>
                <w:webHidden/>
              </w:rPr>
              <w:instrText xml:space="preserve"> PAGEREF _Toc536213575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6B2AFDC2" w14:textId="77777777" w:rsidR="00E37F86" w:rsidRDefault="00FF55E5">
          <w:pPr>
            <w:pStyle w:val="Verzeichnis2"/>
            <w:tabs>
              <w:tab w:val="right" w:pos="9060"/>
            </w:tabs>
            <w:rPr>
              <w:rFonts w:eastAsiaTheme="minorEastAsia" w:cstheme="minorBidi"/>
              <w:i w:val="0"/>
              <w:iCs w:val="0"/>
              <w:noProof/>
              <w:sz w:val="22"/>
              <w:szCs w:val="22"/>
              <w:lang w:eastAsia="de-DE"/>
            </w:rPr>
          </w:pPr>
          <w:hyperlink w:anchor="_Toc536213576" w:history="1">
            <w:r w:rsidR="00E37F86" w:rsidRPr="002C41CA">
              <w:rPr>
                <w:rStyle w:val="Hyperlink"/>
                <w:noProof/>
              </w:rPr>
              <w:t>Handgesten</w:t>
            </w:r>
            <w:r w:rsidR="00E37F86">
              <w:rPr>
                <w:noProof/>
                <w:webHidden/>
              </w:rPr>
              <w:tab/>
            </w:r>
            <w:r w:rsidR="00E37F86">
              <w:rPr>
                <w:noProof/>
                <w:webHidden/>
              </w:rPr>
              <w:fldChar w:fldCharType="begin"/>
            </w:r>
            <w:r w:rsidR="00E37F86">
              <w:rPr>
                <w:noProof/>
                <w:webHidden/>
              </w:rPr>
              <w:instrText xml:space="preserve"> PAGEREF _Toc536213576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6B55DADC" w14:textId="77777777" w:rsidR="00E37F86" w:rsidRDefault="00FF55E5">
          <w:pPr>
            <w:pStyle w:val="Verzeichnis3"/>
            <w:tabs>
              <w:tab w:val="right" w:pos="9060"/>
            </w:tabs>
            <w:rPr>
              <w:rFonts w:eastAsiaTheme="minorEastAsia" w:cstheme="minorBidi"/>
              <w:noProof/>
              <w:sz w:val="22"/>
              <w:szCs w:val="22"/>
              <w:lang w:eastAsia="de-DE"/>
            </w:rPr>
          </w:pPr>
          <w:hyperlink w:anchor="_Toc536213577" w:history="1">
            <w:r w:rsidR="00E37F86" w:rsidRPr="002C41CA">
              <w:rPr>
                <w:rStyle w:val="Hyperlink"/>
                <w:noProof/>
              </w:rPr>
              <w:t>Kamera Positionen ändern</w:t>
            </w:r>
            <w:r w:rsidR="00E37F86">
              <w:rPr>
                <w:noProof/>
                <w:webHidden/>
              </w:rPr>
              <w:tab/>
            </w:r>
            <w:r w:rsidR="00E37F86">
              <w:rPr>
                <w:noProof/>
                <w:webHidden/>
              </w:rPr>
              <w:fldChar w:fldCharType="begin"/>
            </w:r>
            <w:r w:rsidR="00E37F86">
              <w:rPr>
                <w:noProof/>
                <w:webHidden/>
              </w:rPr>
              <w:instrText xml:space="preserve"> PAGEREF _Toc536213577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57BA0C9A" w14:textId="77777777" w:rsidR="00E37F86" w:rsidRDefault="00FF55E5">
          <w:pPr>
            <w:pStyle w:val="Verzeichnis3"/>
            <w:tabs>
              <w:tab w:val="right" w:pos="9060"/>
            </w:tabs>
            <w:rPr>
              <w:rFonts w:eastAsiaTheme="minorEastAsia" w:cstheme="minorBidi"/>
              <w:noProof/>
              <w:sz w:val="22"/>
              <w:szCs w:val="22"/>
              <w:lang w:eastAsia="de-DE"/>
            </w:rPr>
          </w:pPr>
          <w:hyperlink w:anchor="_Toc536213578" w:history="1">
            <w:r w:rsidR="00E37F86" w:rsidRPr="002C41CA">
              <w:rPr>
                <w:rStyle w:val="Hyperlink"/>
                <w:noProof/>
              </w:rPr>
              <w:t>Regen aktivieren</w:t>
            </w:r>
            <w:r w:rsidR="00E37F86">
              <w:rPr>
                <w:noProof/>
                <w:webHidden/>
              </w:rPr>
              <w:tab/>
            </w:r>
            <w:r w:rsidR="00E37F86">
              <w:rPr>
                <w:noProof/>
                <w:webHidden/>
              </w:rPr>
              <w:fldChar w:fldCharType="begin"/>
            </w:r>
            <w:r w:rsidR="00E37F86">
              <w:rPr>
                <w:noProof/>
                <w:webHidden/>
              </w:rPr>
              <w:instrText xml:space="preserve"> PAGEREF _Toc536213578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17825254" w14:textId="77777777" w:rsidR="00E37F86" w:rsidRDefault="00FF55E5">
          <w:pPr>
            <w:pStyle w:val="Verzeichnis2"/>
            <w:tabs>
              <w:tab w:val="right" w:pos="9060"/>
            </w:tabs>
            <w:rPr>
              <w:rFonts w:eastAsiaTheme="minorEastAsia" w:cstheme="minorBidi"/>
              <w:i w:val="0"/>
              <w:iCs w:val="0"/>
              <w:noProof/>
              <w:sz w:val="22"/>
              <w:szCs w:val="22"/>
              <w:lang w:eastAsia="de-DE"/>
            </w:rPr>
          </w:pPr>
          <w:hyperlink w:anchor="_Toc536213579" w:history="1">
            <w:r w:rsidR="00E37F86" w:rsidRPr="002C41CA">
              <w:rPr>
                <w:rStyle w:val="Hyperlink"/>
                <w:noProof/>
              </w:rPr>
              <w:t>Serielle Schnittstelle</w:t>
            </w:r>
            <w:r w:rsidR="00E37F86">
              <w:rPr>
                <w:noProof/>
                <w:webHidden/>
              </w:rPr>
              <w:tab/>
            </w:r>
            <w:r w:rsidR="00E37F86">
              <w:rPr>
                <w:noProof/>
                <w:webHidden/>
              </w:rPr>
              <w:fldChar w:fldCharType="begin"/>
            </w:r>
            <w:r w:rsidR="00E37F86">
              <w:rPr>
                <w:noProof/>
                <w:webHidden/>
              </w:rPr>
              <w:instrText xml:space="preserve"> PAGEREF _Toc536213579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7D9D26F2" w14:textId="77777777" w:rsidR="00E37F86" w:rsidRDefault="00FF55E5">
          <w:pPr>
            <w:pStyle w:val="Verzeichnis3"/>
            <w:tabs>
              <w:tab w:val="right" w:pos="9060"/>
            </w:tabs>
            <w:rPr>
              <w:rFonts w:eastAsiaTheme="minorEastAsia" w:cstheme="minorBidi"/>
              <w:noProof/>
              <w:sz w:val="22"/>
              <w:szCs w:val="22"/>
              <w:lang w:eastAsia="de-DE"/>
            </w:rPr>
          </w:pPr>
          <w:hyperlink w:anchor="_Toc536213580" w:history="1">
            <w:r w:rsidR="00E37F86" w:rsidRPr="002C41CA">
              <w:rPr>
                <w:rStyle w:val="Hyperlink"/>
                <w:noProof/>
              </w:rPr>
              <w:t>Sendende und Empfangende Struktur vom Arduino</w:t>
            </w:r>
            <w:r w:rsidR="00E37F86">
              <w:rPr>
                <w:noProof/>
                <w:webHidden/>
              </w:rPr>
              <w:tab/>
            </w:r>
            <w:r w:rsidR="00E37F86">
              <w:rPr>
                <w:noProof/>
                <w:webHidden/>
              </w:rPr>
              <w:fldChar w:fldCharType="begin"/>
            </w:r>
            <w:r w:rsidR="00E37F86">
              <w:rPr>
                <w:noProof/>
                <w:webHidden/>
              </w:rPr>
              <w:instrText xml:space="preserve"> PAGEREF _Toc536213580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10EC083B" w14:textId="77777777" w:rsidR="00E37F86" w:rsidRDefault="00FF55E5">
          <w:pPr>
            <w:pStyle w:val="Verzeichnis4"/>
            <w:tabs>
              <w:tab w:val="right" w:pos="9060"/>
            </w:tabs>
            <w:rPr>
              <w:rFonts w:eastAsiaTheme="minorEastAsia" w:cstheme="minorBidi"/>
              <w:noProof/>
              <w:sz w:val="22"/>
              <w:szCs w:val="22"/>
              <w:lang w:eastAsia="de-DE"/>
            </w:rPr>
          </w:pPr>
          <w:hyperlink w:anchor="_Toc536213581" w:history="1">
            <w:r w:rsidR="00E37F86" w:rsidRPr="002C41CA">
              <w:rPr>
                <w:rStyle w:val="Hyperlink"/>
                <w:noProof/>
              </w:rPr>
              <w:t>Sendet Arduino zu Unity</w:t>
            </w:r>
            <w:r w:rsidR="00E37F86">
              <w:rPr>
                <w:noProof/>
                <w:webHidden/>
              </w:rPr>
              <w:tab/>
            </w:r>
            <w:r w:rsidR="00E37F86">
              <w:rPr>
                <w:noProof/>
                <w:webHidden/>
              </w:rPr>
              <w:fldChar w:fldCharType="begin"/>
            </w:r>
            <w:r w:rsidR="00E37F86">
              <w:rPr>
                <w:noProof/>
                <w:webHidden/>
              </w:rPr>
              <w:instrText xml:space="preserve"> PAGEREF _Toc536213581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4A046BB7" w14:textId="77777777" w:rsidR="00E37F86" w:rsidRDefault="00FF55E5">
          <w:pPr>
            <w:pStyle w:val="Verzeichnis4"/>
            <w:tabs>
              <w:tab w:val="right" w:pos="9060"/>
            </w:tabs>
            <w:rPr>
              <w:rFonts w:eastAsiaTheme="minorEastAsia" w:cstheme="minorBidi"/>
              <w:noProof/>
              <w:sz w:val="22"/>
              <w:szCs w:val="22"/>
              <w:lang w:eastAsia="de-DE"/>
            </w:rPr>
          </w:pPr>
          <w:hyperlink w:anchor="_Toc536213582" w:history="1">
            <w:r w:rsidR="00E37F86" w:rsidRPr="002C41CA">
              <w:rPr>
                <w:rStyle w:val="Hyperlink"/>
                <w:noProof/>
              </w:rPr>
              <w:t>Empfängt Arduino von Unity</w:t>
            </w:r>
            <w:r w:rsidR="00E37F86">
              <w:rPr>
                <w:noProof/>
                <w:webHidden/>
              </w:rPr>
              <w:tab/>
            </w:r>
            <w:r w:rsidR="00E37F86">
              <w:rPr>
                <w:noProof/>
                <w:webHidden/>
              </w:rPr>
              <w:fldChar w:fldCharType="begin"/>
            </w:r>
            <w:r w:rsidR="00E37F86">
              <w:rPr>
                <w:noProof/>
                <w:webHidden/>
              </w:rPr>
              <w:instrText xml:space="preserve"> PAGEREF _Toc536213582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6A532BC" w14:textId="77777777" w:rsidR="00E37F86" w:rsidRDefault="00FF55E5">
          <w:pPr>
            <w:pStyle w:val="Verzeichnis1"/>
            <w:tabs>
              <w:tab w:val="right" w:pos="9060"/>
            </w:tabs>
            <w:rPr>
              <w:rFonts w:eastAsiaTheme="minorEastAsia" w:cstheme="minorBidi"/>
              <w:b w:val="0"/>
              <w:bCs w:val="0"/>
              <w:noProof/>
              <w:sz w:val="22"/>
              <w:szCs w:val="22"/>
              <w:lang w:eastAsia="de-DE"/>
            </w:rPr>
          </w:pPr>
          <w:hyperlink w:anchor="_Toc536213583" w:history="1">
            <w:r w:rsidR="00E37F86" w:rsidRPr="002C41CA">
              <w:rPr>
                <w:rStyle w:val="Hyperlink"/>
                <w:noProof/>
              </w:rPr>
              <w:t>Umsetzung</w:t>
            </w:r>
            <w:r w:rsidR="00E37F86">
              <w:rPr>
                <w:noProof/>
                <w:webHidden/>
              </w:rPr>
              <w:tab/>
            </w:r>
            <w:r w:rsidR="00E37F86">
              <w:rPr>
                <w:noProof/>
                <w:webHidden/>
              </w:rPr>
              <w:fldChar w:fldCharType="begin"/>
            </w:r>
            <w:r w:rsidR="00E37F86">
              <w:rPr>
                <w:noProof/>
                <w:webHidden/>
              </w:rPr>
              <w:instrText xml:space="preserve"> PAGEREF _Toc536213583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A981550" w14:textId="77777777" w:rsidR="00E37F86" w:rsidRDefault="00FF55E5">
          <w:pPr>
            <w:pStyle w:val="Verzeichnis2"/>
            <w:tabs>
              <w:tab w:val="right" w:pos="9060"/>
            </w:tabs>
            <w:rPr>
              <w:rFonts w:eastAsiaTheme="minorEastAsia" w:cstheme="minorBidi"/>
              <w:i w:val="0"/>
              <w:iCs w:val="0"/>
              <w:noProof/>
              <w:sz w:val="22"/>
              <w:szCs w:val="22"/>
              <w:lang w:eastAsia="de-DE"/>
            </w:rPr>
          </w:pPr>
          <w:hyperlink w:anchor="_Toc536213584" w:history="1">
            <w:r w:rsidR="00E37F86" w:rsidRPr="002C41CA">
              <w:rPr>
                <w:rStyle w:val="Hyperlink"/>
                <w:noProof/>
              </w:rPr>
              <w:t>Erstellung des Realen Modellhauses</w:t>
            </w:r>
            <w:r w:rsidR="00E37F86">
              <w:rPr>
                <w:noProof/>
                <w:webHidden/>
              </w:rPr>
              <w:tab/>
            </w:r>
            <w:r w:rsidR="00E37F86">
              <w:rPr>
                <w:noProof/>
                <w:webHidden/>
              </w:rPr>
              <w:fldChar w:fldCharType="begin"/>
            </w:r>
            <w:r w:rsidR="00E37F86">
              <w:rPr>
                <w:noProof/>
                <w:webHidden/>
              </w:rPr>
              <w:instrText xml:space="preserve"> PAGEREF _Toc536213584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7766EB0" w14:textId="77777777" w:rsidR="00E37F86" w:rsidRDefault="00FF55E5">
          <w:pPr>
            <w:pStyle w:val="Verzeichnis3"/>
            <w:tabs>
              <w:tab w:val="right" w:pos="9060"/>
            </w:tabs>
            <w:rPr>
              <w:rFonts w:eastAsiaTheme="minorEastAsia" w:cstheme="minorBidi"/>
              <w:noProof/>
              <w:sz w:val="22"/>
              <w:szCs w:val="22"/>
              <w:lang w:eastAsia="de-DE"/>
            </w:rPr>
          </w:pPr>
          <w:hyperlink w:anchor="_Toc536213585" w:history="1">
            <w:r w:rsidR="00E37F86" w:rsidRPr="002C41CA">
              <w:rPr>
                <w:rStyle w:val="Hyperlink"/>
                <w:noProof/>
              </w:rPr>
              <w:t>Aufbau des Hauses</w:t>
            </w:r>
            <w:r w:rsidR="00E37F86">
              <w:rPr>
                <w:noProof/>
                <w:webHidden/>
              </w:rPr>
              <w:tab/>
            </w:r>
            <w:r w:rsidR="00E37F86">
              <w:rPr>
                <w:noProof/>
                <w:webHidden/>
              </w:rPr>
              <w:fldChar w:fldCharType="begin"/>
            </w:r>
            <w:r w:rsidR="00E37F86">
              <w:rPr>
                <w:noProof/>
                <w:webHidden/>
              </w:rPr>
              <w:instrText xml:space="preserve"> PAGEREF _Toc536213585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05811A80" w14:textId="77777777" w:rsidR="00E37F86" w:rsidRDefault="00FF55E5">
          <w:pPr>
            <w:pStyle w:val="Verzeichnis3"/>
            <w:tabs>
              <w:tab w:val="right" w:pos="9060"/>
            </w:tabs>
            <w:rPr>
              <w:rFonts w:eastAsiaTheme="minorEastAsia" w:cstheme="minorBidi"/>
              <w:noProof/>
              <w:sz w:val="22"/>
              <w:szCs w:val="22"/>
              <w:lang w:eastAsia="de-DE"/>
            </w:rPr>
          </w:pPr>
          <w:hyperlink w:anchor="_Toc536213586" w:history="1">
            <w:r w:rsidR="00E37F86" w:rsidRPr="002C41CA">
              <w:rPr>
                <w:rStyle w:val="Hyperlink"/>
                <w:noProof/>
              </w:rPr>
              <w:t>Programmierung des Arduinos</w:t>
            </w:r>
            <w:r w:rsidR="00E37F86">
              <w:rPr>
                <w:noProof/>
                <w:webHidden/>
              </w:rPr>
              <w:tab/>
            </w:r>
            <w:r w:rsidR="00E37F86">
              <w:rPr>
                <w:noProof/>
                <w:webHidden/>
              </w:rPr>
              <w:fldChar w:fldCharType="begin"/>
            </w:r>
            <w:r w:rsidR="00E37F86">
              <w:rPr>
                <w:noProof/>
                <w:webHidden/>
              </w:rPr>
              <w:instrText xml:space="preserve"> PAGEREF _Toc536213586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44E25BB2" w14:textId="77777777" w:rsidR="00E37F86" w:rsidRDefault="00FF55E5">
          <w:pPr>
            <w:pStyle w:val="Verzeichnis3"/>
            <w:tabs>
              <w:tab w:val="right" w:pos="9060"/>
            </w:tabs>
            <w:rPr>
              <w:rFonts w:eastAsiaTheme="minorEastAsia" w:cstheme="minorBidi"/>
              <w:noProof/>
              <w:sz w:val="22"/>
              <w:szCs w:val="22"/>
              <w:lang w:eastAsia="de-DE"/>
            </w:rPr>
          </w:pPr>
          <w:hyperlink w:anchor="_Toc536213587" w:history="1">
            <w:r w:rsidR="00E37F86" w:rsidRPr="002C41CA">
              <w:rPr>
                <w:rStyle w:val="Hyperlink"/>
                <w:noProof/>
              </w:rPr>
              <w:t>Empfang und Verarbeitung der Daten in Unity</w:t>
            </w:r>
            <w:r w:rsidR="00E37F86">
              <w:rPr>
                <w:noProof/>
                <w:webHidden/>
              </w:rPr>
              <w:tab/>
            </w:r>
            <w:r w:rsidR="00E37F86">
              <w:rPr>
                <w:noProof/>
                <w:webHidden/>
              </w:rPr>
              <w:fldChar w:fldCharType="begin"/>
            </w:r>
            <w:r w:rsidR="00E37F86">
              <w:rPr>
                <w:noProof/>
                <w:webHidden/>
              </w:rPr>
              <w:instrText xml:space="preserve"> PAGEREF _Toc536213587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3AE4822C" w14:textId="77777777" w:rsidR="00E37F86" w:rsidRDefault="00FF55E5">
          <w:pPr>
            <w:pStyle w:val="Verzeichnis2"/>
            <w:tabs>
              <w:tab w:val="right" w:pos="9060"/>
            </w:tabs>
            <w:rPr>
              <w:rFonts w:eastAsiaTheme="minorEastAsia" w:cstheme="minorBidi"/>
              <w:i w:val="0"/>
              <w:iCs w:val="0"/>
              <w:noProof/>
              <w:sz w:val="22"/>
              <w:szCs w:val="22"/>
              <w:lang w:eastAsia="de-DE"/>
            </w:rPr>
          </w:pPr>
          <w:hyperlink w:anchor="_Toc536213588" w:history="1">
            <w:r w:rsidR="00E37F86" w:rsidRPr="002C41CA">
              <w:rPr>
                <w:rStyle w:val="Hyperlink"/>
                <w:noProof/>
              </w:rPr>
              <w:t>Erstellung des virtuellen Modellhauses in Unity</w:t>
            </w:r>
            <w:r w:rsidR="00E37F86">
              <w:rPr>
                <w:noProof/>
                <w:webHidden/>
              </w:rPr>
              <w:tab/>
            </w:r>
            <w:r w:rsidR="00E37F86">
              <w:rPr>
                <w:noProof/>
                <w:webHidden/>
              </w:rPr>
              <w:fldChar w:fldCharType="begin"/>
            </w:r>
            <w:r w:rsidR="00E37F86">
              <w:rPr>
                <w:noProof/>
                <w:webHidden/>
              </w:rPr>
              <w:instrText xml:space="preserve"> PAGEREF _Toc536213588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6B62A8E6" w14:textId="77777777" w:rsidR="00E37F86" w:rsidRDefault="00FF55E5">
          <w:pPr>
            <w:pStyle w:val="Verzeichnis3"/>
            <w:tabs>
              <w:tab w:val="right" w:pos="9060"/>
            </w:tabs>
            <w:rPr>
              <w:rFonts w:eastAsiaTheme="minorEastAsia" w:cstheme="minorBidi"/>
              <w:noProof/>
              <w:sz w:val="22"/>
              <w:szCs w:val="22"/>
              <w:lang w:eastAsia="de-DE"/>
            </w:rPr>
          </w:pPr>
          <w:hyperlink w:anchor="_Toc536213589" w:history="1">
            <w:r w:rsidR="00E37F86" w:rsidRPr="002C41CA">
              <w:rPr>
                <w:rStyle w:val="Hyperlink"/>
                <w:noProof/>
              </w:rPr>
              <w:t>Erstellung eines 3D Modells</w:t>
            </w:r>
            <w:r w:rsidR="00E37F86">
              <w:rPr>
                <w:noProof/>
                <w:webHidden/>
              </w:rPr>
              <w:tab/>
            </w:r>
            <w:r w:rsidR="00E37F86">
              <w:rPr>
                <w:noProof/>
                <w:webHidden/>
              </w:rPr>
              <w:fldChar w:fldCharType="begin"/>
            </w:r>
            <w:r w:rsidR="00E37F86">
              <w:rPr>
                <w:noProof/>
                <w:webHidden/>
              </w:rPr>
              <w:instrText xml:space="preserve"> PAGEREF _Toc536213589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42F6745E" w14:textId="77777777" w:rsidR="00E37F86" w:rsidRDefault="00FF55E5">
          <w:pPr>
            <w:pStyle w:val="Verzeichnis3"/>
            <w:tabs>
              <w:tab w:val="right" w:pos="9060"/>
            </w:tabs>
            <w:rPr>
              <w:rFonts w:eastAsiaTheme="minorEastAsia" w:cstheme="minorBidi"/>
              <w:noProof/>
              <w:sz w:val="22"/>
              <w:szCs w:val="22"/>
              <w:lang w:eastAsia="de-DE"/>
            </w:rPr>
          </w:pPr>
          <w:hyperlink w:anchor="_Toc536213590" w:history="1">
            <w:r w:rsidR="00E37F86" w:rsidRPr="002C41CA">
              <w:rPr>
                <w:rStyle w:val="Hyperlink"/>
                <w:noProof/>
              </w:rPr>
              <w:t>Auswirkungen auf das 3D Modell erstellen</w:t>
            </w:r>
            <w:r w:rsidR="00E37F86">
              <w:rPr>
                <w:noProof/>
                <w:webHidden/>
              </w:rPr>
              <w:tab/>
            </w:r>
            <w:r w:rsidR="00E37F86">
              <w:rPr>
                <w:noProof/>
                <w:webHidden/>
              </w:rPr>
              <w:fldChar w:fldCharType="begin"/>
            </w:r>
            <w:r w:rsidR="00E37F86">
              <w:rPr>
                <w:noProof/>
                <w:webHidden/>
              </w:rPr>
              <w:instrText xml:space="preserve"> PAGEREF _Toc536213590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03DB1AE3" w14:textId="77777777" w:rsidR="00E37F86" w:rsidRDefault="00FF55E5">
          <w:pPr>
            <w:pStyle w:val="Verzeichnis4"/>
            <w:tabs>
              <w:tab w:val="right" w:pos="9060"/>
            </w:tabs>
            <w:rPr>
              <w:rFonts w:eastAsiaTheme="minorEastAsia" w:cstheme="minorBidi"/>
              <w:noProof/>
              <w:sz w:val="22"/>
              <w:szCs w:val="22"/>
              <w:lang w:eastAsia="de-DE"/>
            </w:rPr>
          </w:pPr>
          <w:hyperlink w:anchor="_Toc536213591" w:history="1">
            <w:r w:rsidR="00E37F86" w:rsidRPr="002C41CA">
              <w:rPr>
                <w:rStyle w:val="Hyperlink"/>
                <w:noProof/>
              </w:rPr>
              <w:t>Veränderndes Wetter</w:t>
            </w:r>
            <w:r w:rsidR="00E37F86">
              <w:rPr>
                <w:noProof/>
                <w:webHidden/>
              </w:rPr>
              <w:tab/>
            </w:r>
            <w:r w:rsidR="00E37F86">
              <w:rPr>
                <w:noProof/>
                <w:webHidden/>
              </w:rPr>
              <w:fldChar w:fldCharType="begin"/>
            </w:r>
            <w:r w:rsidR="00E37F86">
              <w:rPr>
                <w:noProof/>
                <w:webHidden/>
              </w:rPr>
              <w:instrText xml:space="preserve"> PAGEREF _Toc536213591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07A316B0" w14:textId="77777777" w:rsidR="00E37F86" w:rsidRDefault="00FF55E5">
          <w:pPr>
            <w:pStyle w:val="Verzeichnis3"/>
            <w:tabs>
              <w:tab w:val="right" w:pos="9060"/>
            </w:tabs>
            <w:rPr>
              <w:rFonts w:eastAsiaTheme="minorEastAsia" w:cstheme="minorBidi"/>
              <w:noProof/>
              <w:sz w:val="22"/>
              <w:szCs w:val="22"/>
              <w:lang w:eastAsia="de-DE"/>
            </w:rPr>
          </w:pPr>
          <w:hyperlink w:anchor="_Toc536213592" w:history="1">
            <w:r w:rsidR="00E37F86" w:rsidRPr="002C41CA">
              <w:rPr>
                <w:rStyle w:val="Hyperlink"/>
                <w:noProof/>
              </w:rPr>
              <w:t>Erfassung der Leap Motion Gesten</w:t>
            </w:r>
            <w:r w:rsidR="00E37F86">
              <w:rPr>
                <w:noProof/>
                <w:webHidden/>
              </w:rPr>
              <w:tab/>
            </w:r>
            <w:r w:rsidR="00E37F86">
              <w:rPr>
                <w:noProof/>
                <w:webHidden/>
              </w:rPr>
              <w:fldChar w:fldCharType="begin"/>
            </w:r>
            <w:r w:rsidR="00E37F86">
              <w:rPr>
                <w:noProof/>
                <w:webHidden/>
              </w:rPr>
              <w:instrText xml:space="preserve"> PAGEREF _Toc536213592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16AA1576" w14:textId="77777777" w:rsidR="00E37F86" w:rsidRDefault="00FF55E5">
          <w:pPr>
            <w:pStyle w:val="Verzeichnis3"/>
            <w:tabs>
              <w:tab w:val="right" w:pos="9060"/>
            </w:tabs>
            <w:rPr>
              <w:rFonts w:eastAsiaTheme="minorEastAsia" w:cstheme="minorBidi"/>
              <w:noProof/>
              <w:sz w:val="22"/>
              <w:szCs w:val="22"/>
              <w:lang w:eastAsia="de-DE"/>
            </w:rPr>
          </w:pPr>
          <w:hyperlink w:anchor="_Toc536213593" w:history="1">
            <w:r w:rsidR="00E37F86" w:rsidRPr="002C41CA">
              <w:rPr>
                <w:rStyle w:val="Hyperlink"/>
                <w:noProof/>
              </w:rPr>
              <w:t>Controller: Der alles Verbindet</w:t>
            </w:r>
            <w:r w:rsidR="00E37F86">
              <w:rPr>
                <w:noProof/>
                <w:webHidden/>
              </w:rPr>
              <w:tab/>
            </w:r>
            <w:r w:rsidR="00E37F86">
              <w:rPr>
                <w:noProof/>
                <w:webHidden/>
              </w:rPr>
              <w:fldChar w:fldCharType="begin"/>
            </w:r>
            <w:r w:rsidR="00E37F86">
              <w:rPr>
                <w:noProof/>
                <w:webHidden/>
              </w:rPr>
              <w:instrText xml:space="preserve"> PAGEREF _Toc536213593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16061A33" w14:textId="77777777" w:rsidR="00E37F86" w:rsidRDefault="00FF55E5">
          <w:pPr>
            <w:pStyle w:val="Verzeichnis1"/>
            <w:tabs>
              <w:tab w:val="right" w:pos="9060"/>
            </w:tabs>
            <w:rPr>
              <w:rFonts w:eastAsiaTheme="minorEastAsia" w:cstheme="minorBidi"/>
              <w:b w:val="0"/>
              <w:bCs w:val="0"/>
              <w:noProof/>
              <w:sz w:val="22"/>
              <w:szCs w:val="22"/>
              <w:lang w:eastAsia="de-DE"/>
            </w:rPr>
          </w:pPr>
          <w:hyperlink w:anchor="_Toc536213594" w:history="1">
            <w:r w:rsidR="00E37F86" w:rsidRPr="002C41CA">
              <w:rPr>
                <w:rStyle w:val="Hyperlink"/>
                <w:noProof/>
              </w:rPr>
              <w:t>Aufgetretene Probleme</w:t>
            </w:r>
            <w:r w:rsidR="00E37F86">
              <w:rPr>
                <w:noProof/>
                <w:webHidden/>
              </w:rPr>
              <w:tab/>
            </w:r>
            <w:r w:rsidR="00E37F86">
              <w:rPr>
                <w:noProof/>
                <w:webHidden/>
              </w:rPr>
              <w:fldChar w:fldCharType="begin"/>
            </w:r>
            <w:r w:rsidR="00E37F86">
              <w:rPr>
                <w:noProof/>
                <w:webHidden/>
              </w:rPr>
              <w:instrText xml:space="preserve"> PAGEREF _Toc536213594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0327D133" w14:textId="77777777" w:rsidR="00E37F86" w:rsidRDefault="00FF55E5">
          <w:pPr>
            <w:pStyle w:val="Verzeichnis2"/>
            <w:tabs>
              <w:tab w:val="right" w:pos="9060"/>
            </w:tabs>
            <w:rPr>
              <w:rFonts w:eastAsiaTheme="minorEastAsia" w:cstheme="minorBidi"/>
              <w:i w:val="0"/>
              <w:iCs w:val="0"/>
              <w:noProof/>
              <w:sz w:val="22"/>
              <w:szCs w:val="22"/>
              <w:lang w:eastAsia="de-DE"/>
            </w:rPr>
          </w:pPr>
          <w:hyperlink w:anchor="_Toc536213595" w:history="1">
            <w:r w:rsidR="00E37F86" w:rsidRPr="002C41CA">
              <w:rPr>
                <w:rStyle w:val="Hyperlink"/>
                <w:noProof/>
              </w:rPr>
              <w:t>Gyroskop</w:t>
            </w:r>
            <w:r w:rsidR="00E37F86">
              <w:rPr>
                <w:noProof/>
                <w:webHidden/>
              </w:rPr>
              <w:tab/>
            </w:r>
            <w:r w:rsidR="00E37F86">
              <w:rPr>
                <w:noProof/>
                <w:webHidden/>
              </w:rPr>
              <w:fldChar w:fldCharType="begin"/>
            </w:r>
            <w:r w:rsidR="00E37F86">
              <w:rPr>
                <w:noProof/>
                <w:webHidden/>
              </w:rPr>
              <w:instrText xml:space="preserve"> PAGEREF _Toc536213595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29914D9F" w14:textId="77777777" w:rsidR="00E37F86" w:rsidRDefault="00FF55E5">
          <w:pPr>
            <w:pStyle w:val="Verzeichnis2"/>
            <w:tabs>
              <w:tab w:val="right" w:pos="9060"/>
            </w:tabs>
            <w:rPr>
              <w:rFonts w:eastAsiaTheme="minorEastAsia" w:cstheme="minorBidi"/>
              <w:i w:val="0"/>
              <w:iCs w:val="0"/>
              <w:noProof/>
              <w:sz w:val="22"/>
              <w:szCs w:val="22"/>
              <w:lang w:eastAsia="de-DE"/>
            </w:rPr>
          </w:pPr>
          <w:hyperlink w:anchor="_Toc536213596" w:history="1">
            <w:r w:rsidR="00E37F86" w:rsidRPr="002C41CA">
              <w:rPr>
                <w:rStyle w:val="Hyperlink"/>
                <w:noProof/>
              </w:rPr>
              <w:t>Git</w:t>
            </w:r>
            <w:r w:rsidR="00E37F86">
              <w:rPr>
                <w:noProof/>
                <w:webHidden/>
              </w:rPr>
              <w:tab/>
            </w:r>
            <w:r w:rsidR="00E37F86">
              <w:rPr>
                <w:noProof/>
                <w:webHidden/>
              </w:rPr>
              <w:fldChar w:fldCharType="begin"/>
            </w:r>
            <w:r w:rsidR="00E37F86">
              <w:rPr>
                <w:noProof/>
                <w:webHidden/>
              </w:rPr>
              <w:instrText xml:space="preserve"> PAGEREF _Toc536213596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465B9A2A" w14:textId="77777777" w:rsidR="00E37F86" w:rsidRDefault="00FF55E5">
          <w:pPr>
            <w:pStyle w:val="Verzeichnis2"/>
            <w:tabs>
              <w:tab w:val="right" w:pos="9060"/>
            </w:tabs>
            <w:rPr>
              <w:rFonts w:eastAsiaTheme="minorEastAsia" w:cstheme="minorBidi"/>
              <w:i w:val="0"/>
              <w:iCs w:val="0"/>
              <w:noProof/>
              <w:sz w:val="22"/>
              <w:szCs w:val="22"/>
              <w:lang w:eastAsia="de-DE"/>
            </w:rPr>
          </w:pPr>
          <w:hyperlink w:anchor="_Toc536213597" w:history="1">
            <w:r w:rsidR="00E37F86" w:rsidRPr="002C41CA">
              <w:rPr>
                <w:rStyle w:val="Hyperlink"/>
                <w:noProof/>
              </w:rPr>
              <w:t>Probleme</w:t>
            </w:r>
            <w:r w:rsidR="00E37F86">
              <w:rPr>
                <w:noProof/>
                <w:webHidden/>
              </w:rPr>
              <w:tab/>
            </w:r>
            <w:r w:rsidR="00E37F86">
              <w:rPr>
                <w:noProof/>
                <w:webHidden/>
              </w:rPr>
              <w:fldChar w:fldCharType="begin"/>
            </w:r>
            <w:r w:rsidR="00E37F86">
              <w:rPr>
                <w:noProof/>
                <w:webHidden/>
              </w:rPr>
              <w:instrText xml:space="preserve"> PAGEREF _Toc536213597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43362017" w14:textId="77777777" w:rsidR="00E37F86" w:rsidRDefault="00FF55E5">
          <w:pPr>
            <w:pStyle w:val="Verzeichnis1"/>
            <w:tabs>
              <w:tab w:val="right" w:pos="9060"/>
            </w:tabs>
            <w:rPr>
              <w:rFonts w:eastAsiaTheme="minorEastAsia" w:cstheme="minorBidi"/>
              <w:b w:val="0"/>
              <w:bCs w:val="0"/>
              <w:noProof/>
              <w:sz w:val="22"/>
              <w:szCs w:val="22"/>
              <w:lang w:eastAsia="de-DE"/>
            </w:rPr>
          </w:pPr>
          <w:hyperlink w:anchor="_Toc536213598" w:history="1">
            <w:r w:rsidR="00E37F86" w:rsidRPr="002C41CA">
              <w:rPr>
                <w:rStyle w:val="Hyperlink"/>
                <w:noProof/>
              </w:rPr>
              <w:t>Quellen</w:t>
            </w:r>
            <w:r w:rsidR="00E37F86">
              <w:rPr>
                <w:noProof/>
                <w:webHidden/>
              </w:rPr>
              <w:tab/>
            </w:r>
            <w:r w:rsidR="00E37F86">
              <w:rPr>
                <w:noProof/>
                <w:webHidden/>
              </w:rPr>
              <w:fldChar w:fldCharType="begin"/>
            </w:r>
            <w:r w:rsidR="00E37F86">
              <w:rPr>
                <w:noProof/>
                <w:webHidden/>
              </w:rPr>
              <w:instrText xml:space="preserve"> PAGEREF _Toc536213598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0E79DC3D" w14:textId="77777777" w:rsidR="004C1837" w:rsidRDefault="00695D3B">
          <w:r>
            <w:rPr>
              <w:rFonts w:asciiTheme="minorHAnsi" w:hAnsiTheme="minorHAnsi" w:cstheme="minorHAnsi"/>
              <w:sz w:val="20"/>
              <w:szCs w:val="20"/>
            </w:rPr>
            <w:fldChar w:fldCharType="end"/>
          </w:r>
        </w:p>
      </w:sdtContent>
    </w:sdt>
    <w:p w14:paraId="7402C761" w14:textId="77777777" w:rsidR="00E20896" w:rsidRDefault="00E20896" w:rsidP="00E20896"/>
    <w:p w14:paraId="29A7CF6C" w14:textId="77777777" w:rsidR="00E20896" w:rsidRPr="00E20896" w:rsidRDefault="00E20896" w:rsidP="00E20896">
      <w:pPr>
        <w:rPr>
          <w:vanish/>
          <w:specVanish/>
        </w:rPr>
      </w:pPr>
    </w:p>
    <w:p w14:paraId="25CD2D64" w14:textId="77777777" w:rsidR="00E20896" w:rsidRDefault="00E20896">
      <w:pPr>
        <w:spacing w:line="259" w:lineRule="auto"/>
      </w:pPr>
      <w:r>
        <w:br w:type="page"/>
      </w:r>
    </w:p>
    <w:p w14:paraId="4B530FEC" w14:textId="77777777" w:rsidR="00E20896" w:rsidRDefault="00954911" w:rsidP="00954911">
      <w:pPr>
        <w:pStyle w:val="berschrift1"/>
      </w:pPr>
      <w:bookmarkStart w:id="3" w:name="_Toc536213573"/>
      <w:r>
        <w:lastRenderedPageBreak/>
        <w:t>Interaktives Modellhaus – Idee</w:t>
      </w:r>
      <w:bookmarkEnd w:id="3"/>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4" w:name="_Toc536213574"/>
      <w:r>
        <w:t>Einsatzmöglichkeiten</w:t>
      </w:r>
      <w:bookmarkEnd w:id="4"/>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77777777"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 xml:space="preserve">könnte das Smarthome z. </w:t>
      </w:r>
      <w:proofErr w:type="spellStart"/>
      <w:proofErr w:type="gramStart"/>
      <w:r w:rsidR="005B05E4">
        <w:t>B.angewiesen</w:t>
      </w:r>
      <w:proofErr w:type="spellEnd"/>
      <w:proofErr w:type="gramEnd"/>
      <w:r w:rsidR="005B05E4">
        <w:t xml:space="preserve">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77777777" w:rsidR="003F4609" w:rsidRPr="0062604D" w:rsidRDefault="00795575" w:rsidP="003F4609">
      <w:pPr>
        <w:pStyle w:val="Listenabsatz"/>
        <w:numPr>
          <w:ilvl w:val="0"/>
          <w:numId w:val="8"/>
        </w:numPr>
      </w:pPr>
      <w:r>
        <w:t>Das Modellhaus könnte als eine Art Controller verwendet werden. Dabei bietet es vielfältige eingebe Möglichkeiten.</w:t>
      </w:r>
    </w:p>
    <w:p w14:paraId="68C864C5" w14:textId="77777777" w:rsidR="00954911" w:rsidRDefault="00795575" w:rsidP="00954911">
      <w:pPr>
        <w:pStyle w:val="berschrift1"/>
      </w:pPr>
      <w:bookmarkStart w:id="5" w:name="_Toc536213575"/>
      <w:r>
        <w:rPr>
          <w:noProof/>
          <w:lang w:eastAsia="de-DE"/>
        </w:rPr>
        <mc:AlternateContent>
          <mc:Choice Requires="wpg">
            <w:drawing>
              <wp:anchor distT="0" distB="0" distL="114300" distR="114300" simplePos="0" relativeHeight="251670528" behindDoc="0" locked="0" layoutInCell="1" allowOverlap="1" wp14:anchorId="7DD6203C" wp14:editId="1A9F90D0">
                <wp:simplePos x="0" y="0"/>
                <wp:positionH relativeFrom="column">
                  <wp:posOffset>1369000</wp:posOffset>
                </wp:positionH>
                <wp:positionV relativeFrom="paragraph">
                  <wp:posOffset>526571</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5"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77777777"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1</w:t>
                              </w:r>
                              <w:r w:rsidR="00F328FA">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07.8pt;margin-top:41.45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Ds7EjuAAAAAL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6"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7"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8"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9"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77777777"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1</w:t>
                        </w:r>
                        <w:r w:rsidR="00F328FA">
                          <w:rPr>
                            <w:noProof/>
                          </w:rPr>
                          <w:fldChar w:fldCharType="end"/>
                        </w:r>
                        <w:r>
                          <w:t xml:space="preserve"> Systembild</w:t>
                        </w:r>
                      </w:p>
                    </w:txbxContent>
                  </v:textbox>
                </v:shape>
              </v:group>
            </w:pict>
          </mc:Fallback>
        </mc:AlternateContent>
      </w:r>
      <w:r w:rsidR="00954911">
        <w:t>Systembild</w:t>
      </w:r>
      <w:bookmarkEnd w:id="5"/>
    </w:p>
    <w:p w14:paraId="6ACED26C" w14:textId="77777777" w:rsidR="003A3565" w:rsidRPr="003A3565" w:rsidRDefault="003A3565" w:rsidP="003A3565"/>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7777777" w:rsidR="00CC3076" w:rsidRDefault="00CC3076" w:rsidP="00954911"/>
    <w:p w14:paraId="6C2546B3" w14:textId="77777777" w:rsidR="00954911" w:rsidRDefault="00396E86" w:rsidP="00396E86">
      <w:pPr>
        <w:pStyle w:val="berschrift2"/>
      </w:pPr>
      <w:bookmarkStart w:id="6" w:name="_Toc536213576"/>
      <w:r>
        <w:t>Handgesten</w:t>
      </w:r>
      <w:bookmarkEnd w:id="6"/>
    </w:p>
    <w:p w14:paraId="6D16219C" w14:textId="506969A6" w:rsidR="00396E86" w:rsidRDefault="006176B1" w:rsidP="00396E86">
      <w:r>
        <w:t xml:space="preserve">Es gibt zwei Möglichkeiten mit der </w:t>
      </w:r>
      <w:commentRangeStart w:id="7"/>
      <w:proofErr w:type="spellStart"/>
      <w:r>
        <w:t>Leap</w:t>
      </w:r>
      <w:proofErr w:type="spellEnd"/>
      <w:r>
        <w:t xml:space="preserve"> Motion </w:t>
      </w:r>
      <w:commentRangeEnd w:id="7"/>
      <w:r w:rsidR="005B05E4">
        <w:rPr>
          <w:rStyle w:val="Kommentarzeichen"/>
        </w:rPr>
        <w:commentReference w:id="7"/>
      </w:r>
      <w:r>
        <w:t>zu interagieren</w:t>
      </w:r>
      <w:r w:rsidR="00490110">
        <w:t>:</w:t>
      </w:r>
    </w:p>
    <w:p w14:paraId="05143CC3" w14:textId="77777777" w:rsidR="00410D49" w:rsidRDefault="00410D49" w:rsidP="00410D49">
      <w:pPr>
        <w:pStyle w:val="berschrift3"/>
      </w:pPr>
      <w:bookmarkStart w:id="8" w:name="_Toc536213577"/>
      <w:r>
        <w:t>Kamera Positionen ändern</w:t>
      </w:r>
      <w:bookmarkEnd w:id="8"/>
    </w:p>
    <w:p w14:paraId="746BA548" w14:textId="26D471F9" w:rsidR="00490110"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60B0ADF2" w14:textId="77777777" w:rsidR="00410D49" w:rsidRDefault="00410D49" w:rsidP="00410D49">
      <w:pPr>
        <w:pStyle w:val="berschrift3"/>
      </w:pPr>
      <w:bookmarkStart w:id="9" w:name="_Toc536213578"/>
      <w:r>
        <w:t>Regen aktivieren</w:t>
      </w:r>
      <w:bookmarkEnd w:id="9"/>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10" w:name="_Toc536213579"/>
      <w:r>
        <w:t>Serielle Schnittstelle</w:t>
      </w:r>
      <w:bookmarkEnd w:id="10"/>
    </w:p>
    <w:p w14:paraId="3A78B041" w14:textId="77777777" w:rsidR="006302DE" w:rsidRDefault="006302DE" w:rsidP="006302DE">
      <w:pPr>
        <w:pStyle w:val="Listenabsatz"/>
        <w:numPr>
          <w:ilvl w:val="0"/>
          <w:numId w:val="6"/>
        </w:numPr>
      </w:pPr>
      <w:r>
        <w:t>Tür</w:t>
      </w:r>
      <w:r>
        <w:tab/>
      </w:r>
      <w:r>
        <w:tab/>
      </w:r>
      <w:r>
        <w:tab/>
        <w:t>→ „</w:t>
      </w:r>
      <w:proofErr w:type="spellStart"/>
      <w:r>
        <w:t>potiTuer</w:t>
      </w:r>
      <w:proofErr w:type="spellEnd"/>
      <w:r>
        <w:t>“</w:t>
      </w:r>
    </w:p>
    <w:p w14:paraId="430E7180" w14:textId="77777777" w:rsidR="006302DE" w:rsidRDefault="006302DE" w:rsidP="006302DE">
      <w:pPr>
        <w:pStyle w:val="Listenabsatz"/>
        <w:numPr>
          <w:ilvl w:val="0"/>
          <w:numId w:val="6"/>
        </w:numPr>
      </w:pPr>
      <w:r>
        <w:t>Klingel</w:t>
      </w:r>
      <w:r>
        <w:tab/>
      </w:r>
      <w:r>
        <w:tab/>
        <w:t>→ „</w:t>
      </w:r>
      <w:proofErr w:type="spellStart"/>
      <w:r w:rsidRPr="003D1456">
        <w:t>klingelState</w:t>
      </w:r>
      <w:proofErr w:type="spellEnd"/>
      <w:r>
        <w:t>“</w:t>
      </w:r>
    </w:p>
    <w:p w14:paraId="1C2504B5" w14:textId="77777777" w:rsidR="00477559" w:rsidRDefault="00477559" w:rsidP="00477559">
      <w:pPr>
        <w:pStyle w:val="Listenabsatz"/>
        <w:numPr>
          <w:ilvl w:val="0"/>
          <w:numId w:val="6"/>
        </w:numPr>
      </w:pPr>
      <w:r>
        <w:t>Kellertür Sonar</w:t>
      </w:r>
      <w:r>
        <w:tab/>
        <w:t>→ „</w:t>
      </w:r>
      <w:proofErr w:type="spellStart"/>
      <w:r>
        <w:t>sonarCM</w:t>
      </w:r>
      <w:proofErr w:type="spellEnd"/>
      <w:r>
        <w:t>“</w:t>
      </w:r>
    </w:p>
    <w:p w14:paraId="533258FD" w14:textId="77777777" w:rsidR="00477559" w:rsidRDefault="00477559" w:rsidP="00477559">
      <w:pPr>
        <w:pStyle w:val="Listenabsatz"/>
        <w:numPr>
          <w:ilvl w:val="1"/>
          <w:numId w:val="6"/>
        </w:numPr>
      </w:pPr>
      <w:r>
        <w:t>Kellertür Alarm</w:t>
      </w:r>
      <w:r>
        <w:tab/>
        <w:t>→ „</w:t>
      </w:r>
      <w:proofErr w:type="spellStart"/>
      <w:r>
        <w:t>i</w:t>
      </w:r>
      <w:r w:rsidRPr="003D1456">
        <w:t>sAlarm</w:t>
      </w:r>
      <w:proofErr w:type="spellEnd"/>
      <w:r>
        <w:t>“</w:t>
      </w:r>
    </w:p>
    <w:p w14:paraId="4D8CB574" w14:textId="77777777" w:rsidR="00477559" w:rsidRDefault="00477559" w:rsidP="00477559">
      <w:pPr>
        <w:pStyle w:val="Listenabsatz"/>
        <w:numPr>
          <w:ilvl w:val="1"/>
          <w:numId w:val="6"/>
        </w:numPr>
      </w:pPr>
      <w:r>
        <w:t>Blinklicht</w:t>
      </w:r>
      <w:r>
        <w:tab/>
      </w:r>
      <w:r>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77777777" w:rsidR="00477559" w:rsidRDefault="00477559" w:rsidP="00477559">
      <w:pPr>
        <w:pStyle w:val="Listenabsatz"/>
        <w:numPr>
          <w:ilvl w:val="0"/>
          <w:numId w:val="6"/>
        </w:numPr>
      </w:pPr>
      <w:r>
        <w:t>Magnet</w:t>
      </w:r>
      <w:r>
        <w:tab/>
      </w:r>
      <w:r>
        <w:tab/>
        <w:t>→ „</w:t>
      </w:r>
      <w:proofErr w:type="spellStart"/>
      <w:r w:rsidRPr="00717CF2">
        <w:t>magnetState</w:t>
      </w:r>
      <w:proofErr w:type="spellEnd"/>
      <w:r>
        <w:t>“</w:t>
      </w:r>
    </w:p>
    <w:p w14:paraId="4515F7CF" w14:textId="77777777" w:rsidR="006302DE" w:rsidRDefault="00477559" w:rsidP="00055E2B">
      <w:pPr>
        <w:pStyle w:val="Listenabsatz"/>
        <w:numPr>
          <w:ilvl w:val="0"/>
          <w:numId w:val="6"/>
        </w:numPr>
      </w:pPr>
      <w:r>
        <w:t>Fenster</w:t>
      </w:r>
      <w:r>
        <w:tab/>
      </w:r>
      <w:r>
        <w:tab/>
        <w:t>→ „</w:t>
      </w:r>
      <w:proofErr w:type="spellStart"/>
      <w:r w:rsidRPr="003D1456">
        <w:t>lichtsensorState</w:t>
      </w:r>
      <w:proofErr w:type="spellEnd"/>
      <w:r>
        <w:t>“</w:t>
      </w:r>
    </w:p>
    <w:p w14:paraId="76D09551" w14:textId="77777777" w:rsidR="004B670F" w:rsidRDefault="004B670F" w:rsidP="004B670F">
      <w:pPr>
        <w:pStyle w:val="Listenabsatz"/>
        <w:numPr>
          <w:ilvl w:val="0"/>
          <w:numId w:val="6"/>
        </w:numPr>
      </w:pPr>
      <w:r>
        <w:t>Gyro</w:t>
      </w:r>
      <w:r w:rsidR="005C02F5">
        <w:t>skop</w:t>
      </w:r>
      <w:r>
        <w:tab/>
      </w:r>
      <w:r>
        <w:tab/>
        <w:t xml:space="preserve">→ </w:t>
      </w:r>
      <w:r w:rsidR="00717CF2">
        <w:t>„</w:t>
      </w:r>
      <w:r>
        <w:t>x, y, z</w:t>
      </w:r>
      <w:r w:rsidR="00717CF2">
        <w:t>“</w:t>
      </w:r>
    </w:p>
    <w:p w14:paraId="3AFD2B74" w14:textId="77777777" w:rsidR="004B670F" w:rsidRDefault="004B670F" w:rsidP="004B670F">
      <w:pPr>
        <w:pStyle w:val="Listenabsatz"/>
        <w:numPr>
          <w:ilvl w:val="0"/>
          <w:numId w:val="6"/>
        </w:numPr>
      </w:pPr>
      <w:proofErr w:type="spellStart"/>
      <w:r>
        <w:lastRenderedPageBreak/>
        <w:t>Servo</w:t>
      </w:r>
      <w:proofErr w:type="spellEnd"/>
      <w:r>
        <w:t xml:space="preserve"> </w:t>
      </w:r>
      <w:r>
        <w:tab/>
      </w:r>
      <w:r>
        <w:tab/>
      </w:r>
      <w:r>
        <w:tab/>
        <w:t xml:space="preserve">← </w:t>
      </w:r>
      <w:proofErr w:type="spellStart"/>
      <w:r w:rsidR="001129DB" w:rsidRPr="001129DB">
        <w:t>incomingByte</w:t>
      </w:r>
      <w:proofErr w:type="spellEnd"/>
    </w:p>
    <w:p w14:paraId="1D78D1B1" w14:textId="77777777" w:rsidR="001129DB" w:rsidRDefault="001129DB" w:rsidP="001129DB">
      <w:pPr>
        <w:pStyle w:val="berschrift3"/>
      </w:pPr>
      <w:bookmarkStart w:id="11" w:name="_Toc536213580"/>
      <w:r>
        <w:t xml:space="preserve">Sendende und Empfangende Struktur vom </w:t>
      </w:r>
      <w:r w:rsidR="00140CC4">
        <w:t>Arduino</w:t>
      </w:r>
      <w:bookmarkEnd w:id="11"/>
    </w:p>
    <w:p w14:paraId="3F1130E4" w14:textId="77777777" w:rsidR="001129DB" w:rsidRPr="001129DB" w:rsidRDefault="001129DB" w:rsidP="00BF2BC9">
      <w:pPr>
        <w:pStyle w:val="berschrift4"/>
      </w:pPr>
      <w:bookmarkStart w:id="12" w:name="_Toc536213581"/>
      <w:r>
        <w:t>Sendet Arduino zu Unity</w:t>
      </w:r>
      <w:bookmarkEnd w:id="12"/>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3" w:name="_Toc536213582"/>
      <w:r>
        <w:t>Empfängt Arduino von Unity</w:t>
      </w:r>
      <w:bookmarkEnd w:id="13"/>
    </w:p>
    <w:p w14:paraId="67209B0D" w14:textId="77777777" w:rsidR="00BF2BC9" w:rsidRDefault="001129DB" w:rsidP="00BF2BC9">
      <w:pPr>
        <w:jc w:val="center"/>
      </w:pPr>
      <w:proofErr w:type="spellStart"/>
      <w:r>
        <w:t>incommingByte</w:t>
      </w:r>
      <w:proofErr w:type="spellEnd"/>
    </w:p>
    <w:p w14:paraId="68E9278C" w14:textId="77777777" w:rsidR="00396E86" w:rsidRPr="00396E86"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539F204B" w14:textId="77777777" w:rsidR="00954911" w:rsidRDefault="00954911" w:rsidP="00954911">
      <w:pPr>
        <w:pStyle w:val="berschrift1"/>
      </w:pPr>
      <w:bookmarkStart w:id="14" w:name="_Toc536213583"/>
      <w:r>
        <w:t>Umsetzung</w:t>
      </w:r>
      <w:bookmarkEnd w:id="14"/>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5" w:name="_Toc536213584"/>
      <w:r>
        <w:t>Erstellung des Realen Modellhauses</w:t>
      </w:r>
      <w:bookmarkEnd w:id="15"/>
    </w:p>
    <w:p w14:paraId="6F415A4C" w14:textId="77777777" w:rsidR="00B502B3" w:rsidRPr="00B502B3" w:rsidRDefault="00D24DC0" w:rsidP="00B502B3">
      <w:pPr>
        <w:pStyle w:val="berschrift3"/>
      </w:pPr>
      <w:bookmarkStart w:id="16" w:name="_Toc536213585"/>
      <w:r>
        <w:t>Aufbau des Hauses</w:t>
      </w:r>
      <w:bookmarkEnd w:id="16"/>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20"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77777777"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2</w:t>
                              </w:r>
                              <w:r w:rsidR="00F328FA">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21"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77777777"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2</w:t>
                        </w:r>
                        <w:r w:rsidR="00F328FA">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77777777" w:rsidR="00B502B3" w:rsidRDefault="00B502B3" w:rsidP="00954911">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2662B3A8" w14:textId="77777777" w:rsidR="00D24DC0" w:rsidRDefault="00D24DC0" w:rsidP="00D24DC0">
      <w:pPr>
        <w:pStyle w:val="berschrift3"/>
      </w:pPr>
      <w:bookmarkStart w:id="17" w:name="_Toc536213586"/>
      <w:r>
        <w:lastRenderedPageBreak/>
        <w:t>Programmierung des Arduinos</w:t>
      </w:r>
      <w:bookmarkEnd w:id="17"/>
    </w:p>
    <w:p w14:paraId="33930D6C" w14:textId="77777777"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7777777"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3</w:t>
                              </w:r>
                              <w:r w:rsidR="00F328FA">
                                <w:rPr>
                                  <w:noProof/>
                                </w:rPr>
                                <w:fldChar w:fldCharType="end"/>
                              </w:r>
                              <w:r>
                                <w:t xml:space="preserve"> Reales </w:t>
                              </w:r>
                              <w:proofErr w:type="spellStart"/>
                              <w:r>
                                <w:t>Mellhaus</w:t>
                              </w:r>
                              <w:proofErr w:type="spellEnd"/>
                              <w:r>
                                <w:t xml:space="preserve">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3"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7777777"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3</w:t>
                        </w:r>
                        <w:r w:rsidR="00F328FA">
                          <w:rPr>
                            <w:noProof/>
                          </w:rPr>
                          <w:fldChar w:fldCharType="end"/>
                        </w:r>
                        <w:r>
                          <w:t xml:space="preserve"> Reales </w:t>
                        </w:r>
                        <w:proofErr w:type="spellStart"/>
                        <w:r>
                          <w:t>Mellhaus</w:t>
                        </w:r>
                        <w:proofErr w:type="spellEnd"/>
                        <w:r>
                          <w:t xml:space="preserve">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 xml:space="preserve">um die Änderungen am Modellhaus in Unity </w:t>
      </w:r>
      <w:commentRangeStart w:id="18"/>
      <w:r w:rsidR="00310C82">
        <w:t>darzustellen</w:t>
      </w:r>
      <w:commentRangeEnd w:id="18"/>
      <w:r w:rsidR="004A4880">
        <w:rPr>
          <w:rStyle w:val="Kommentarzeichen"/>
        </w:rPr>
        <w:commentReference w:id="18"/>
      </w:r>
      <w:r w:rsidR="00310C82">
        <w:t>.</w:t>
      </w:r>
    </w:p>
    <w:p w14:paraId="2B76B676" w14:textId="77777777" w:rsidR="00AB1718" w:rsidRDefault="00AB1718" w:rsidP="00AB1718">
      <w:pPr>
        <w:pStyle w:val="berschrift3"/>
      </w:pPr>
      <w:bookmarkStart w:id="19" w:name="_Toc536213587"/>
      <w:r>
        <w:t>Empfang und Verarbeitung der Daten in Unity</w:t>
      </w:r>
      <w:bookmarkEnd w:id="19"/>
    </w:p>
    <w:p w14:paraId="044298A0" w14:textId="77777777" w:rsidR="00310C82" w:rsidRPr="00AB1718" w:rsidRDefault="00310C82" w:rsidP="00AB1718">
      <w:r>
        <w:t>Da der serielle Empfang einen blockierenden Aufruf enthält, haben wir uns dazu entschlossen</w:t>
      </w:r>
      <w:ins w:id="20" w:author="TMMJV Engers, Martin" w:date="2019-01-28T14:28:00Z">
        <w:r w:rsidR="008D619B">
          <w:t>,</w:t>
        </w:r>
      </w:ins>
      <w:r>
        <w:t xml:space="preserve"> die serielle Kommunikation in einem eigenen Thread durchzuführen. So können wir sicherstellen, dass eine hohe FPS gewährleistet bleibt. </w:t>
      </w:r>
      <w:r w:rsidR="00A64B55">
        <w:t>Außerdem wird der Haupt</w:t>
      </w:r>
      <w:del w:id="21" w:author="TMMJV Engers, Martin" w:date="2019-01-28T14:28:00Z">
        <w:r w:rsidR="00A64B55" w:rsidDel="008D619B">
          <w:delText xml:space="preserve"> </w:delText>
        </w:r>
      </w:del>
      <w:ins w:id="22" w:author="TMMJV Engers, Martin" w:date="2019-01-28T14:28:00Z">
        <w:r w:rsidR="008D619B">
          <w:t>-</w:t>
        </w:r>
      </w:ins>
      <w:r w:rsidR="00A64B55">
        <w:t>Unity</w:t>
      </w:r>
      <w:del w:id="23" w:author="TMMJV Engers, Martin" w:date="2019-01-28T14:28:00Z">
        <w:r w:rsidR="00A64B55" w:rsidDel="008D619B">
          <w:delText xml:space="preserve"> </w:delText>
        </w:r>
      </w:del>
      <w:ins w:id="24" w:author="TMMJV Engers, Martin" w:date="2019-01-28T14:28:00Z">
        <w:r w:rsidR="008D619B">
          <w:t>-</w:t>
        </w:r>
      </w:ins>
      <w:r w:rsidR="00A64B55">
        <w:t xml:space="preserve">Thread nicht blockiert, wenn die </w:t>
      </w:r>
      <w:del w:id="25" w:author="TMMJV Engers, Martin" w:date="2019-01-28T14:28:00Z">
        <w:r w:rsidR="00A64B55" w:rsidDel="008D619B">
          <w:delText>S</w:delText>
        </w:r>
      </w:del>
      <w:ins w:id="26" w:author="TMMJV Engers, Martin" w:date="2019-01-28T14:28:00Z">
        <w:r w:rsidR="008D619B">
          <w:t>s</w:t>
        </w:r>
      </w:ins>
      <w:r w:rsidR="00A64B55">
        <w:t>erielle Verbindung abbricht. Die gesamte serielle Kommunikation lagern wir in ein Script aus</w:t>
      </w:r>
      <w:ins w:id="27" w:author="TMMJV Engers, Martin" w:date="2019-01-28T14:29:00Z">
        <w:r w:rsidR="008D619B">
          <w:t>,</w:t>
        </w:r>
      </w:ins>
      <w:r w:rsidR="00A64B55">
        <w:t xml:space="preserve"> </w:t>
      </w:r>
      <w:ins w:id="28" w:author="TMMJV Engers, Martin" w:date="2019-01-28T14:29:00Z">
        <w:r w:rsidR="008D619B">
          <w:t>das</w:t>
        </w:r>
      </w:ins>
      <w:del w:id="29" w:author="TMMJV Engers, Martin" w:date="2019-01-28T14:29:00Z">
        <w:r w:rsidR="00A64B55" w:rsidDel="008D619B">
          <w:delText xml:space="preserve">welches </w:delText>
        </w:r>
      </w:del>
      <w:ins w:id="30" w:author="TMMJV Engers, Martin" w:date="2019-01-28T14:29:00Z">
        <w:r w:rsidR="008D619B">
          <w:t xml:space="preserve"> </w:t>
        </w:r>
      </w:ins>
      <w:r w:rsidR="00A64B55">
        <w:t xml:space="preserve">wir dem </w:t>
      </w:r>
      <w:proofErr w:type="spellStart"/>
      <w:r w:rsidR="00A64B55">
        <w:t>GameObject</w:t>
      </w:r>
      <w:proofErr w:type="spellEnd"/>
      <w:r w:rsidR="00A64B55">
        <w:t xml:space="preserve"> „</w:t>
      </w:r>
      <w:proofErr w:type="spellStart"/>
      <w:r w:rsidR="00A64B55">
        <w:t>SerialCommunicator</w:t>
      </w:r>
      <w:proofErr w:type="spellEnd"/>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 </w:t>
      </w:r>
      <w:commentRangeStart w:id="31"/>
      <w:r w:rsidR="00A64B55">
        <w:t>Da wir auf die Attribute der Klasse von mehreren Threads aus zugreifen.</w:t>
      </w:r>
      <w:r w:rsidR="00356A01">
        <w:t xml:space="preserve"> </w:t>
      </w:r>
      <w:commentRangeEnd w:id="31"/>
      <w:r w:rsidR="008D619B">
        <w:rPr>
          <w:rStyle w:val="Kommentarzeichen"/>
        </w:rPr>
        <w:commentReference w:id="31"/>
      </w:r>
      <w:r w:rsidR="00356A01">
        <w:t xml:space="preserve">Jede </w:t>
      </w:r>
      <w:r w:rsidR="00BE7360">
        <w:t>Zeile,</w:t>
      </w:r>
      <w:r w:rsidR="00356A01">
        <w:t xml:space="preserve"> welche vom Arduino über die Serielle Schnittstelle übertragen wird, liefert den gesamten State des Modellhauses. Diese Komma-</w:t>
      </w:r>
      <w:del w:id="32" w:author="TMMJV Engers, Martin" w:date="2019-01-28T14:30:00Z">
        <w:r w:rsidR="00356A01" w:rsidDel="008D619B">
          <w:delText>S</w:delText>
        </w:r>
      </w:del>
      <w:ins w:id="33" w:author="TMMJV Engers, Martin" w:date="2019-01-28T14:30:00Z">
        <w:r w:rsidR="008D619B">
          <w:t>s</w:t>
        </w:r>
      </w:ins>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34" w:name="_Toc536213588"/>
      <w:r>
        <w:lastRenderedPageBreak/>
        <w:t>Erstellung des virtuellen Modellhauses in Unity</w:t>
      </w:r>
      <w:bookmarkEnd w:id="34"/>
    </w:p>
    <w:p w14:paraId="51924E8B" w14:textId="77777777" w:rsidR="00043B95" w:rsidRDefault="00043B95" w:rsidP="00043B95">
      <w:pPr>
        <w:pStyle w:val="berschrift3"/>
      </w:pPr>
      <w:bookmarkStart w:id="35" w:name="_Toc536213589"/>
      <w:r>
        <w:t>Erstellung eines 3D</w:t>
      </w:r>
      <w:r w:rsidR="008D619B">
        <w:t>-</w:t>
      </w:r>
      <w:r>
        <w:t>Modells</w:t>
      </w:r>
      <w:bookmarkEnd w:id="35"/>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4">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7777777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4</w:t>
                              </w:r>
                              <w:r w:rsidR="00F328FA">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5"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7777777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4</w:t>
                        </w:r>
                        <w:r w:rsidR="00F328FA">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w:t>
      </w:r>
      <w:del w:id="36" w:author="TMMJV Engers, Martin" w:date="2019-01-28T14:34:00Z">
        <w:r w:rsidDel="006F5A75">
          <w:delText>est</w:delText>
        </w:r>
      </w:del>
      <w:r>
        <w: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77777777" w:rsidR="00043B95" w:rsidRDefault="00043B95" w:rsidP="00043B95">
      <w:pPr>
        <w:pStyle w:val="berschrift3"/>
      </w:pPr>
      <w:bookmarkStart w:id="37" w:name="_Toc536213590"/>
      <w:r>
        <w:t>Auswirkungen auf das 3D</w:t>
      </w:r>
      <w:del w:id="38" w:author="TMMJV Engers, Martin" w:date="2019-01-28T14:35:00Z">
        <w:r w:rsidDel="006F5A75">
          <w:delText xml:space="preserve"> </w:delText>
        </w:r>
      </w:del>
      <w:ins w:id="39" w:author="TMMJV Engers, Martin" w:date="2019-01-28T14:35:00Z">
        <w:r w:rsidR="006F5A75">
          <w:t>-</w:t>
        </w:r>
      </w:ins>
      <w:r>
        <w:t xml:space="preserve">Modell </w:t>
      </w:r>
      <w:r w:rsidR="00290BB6">
        <w:t>erstellen</w:t>
      </w:r>
      <w:bookmarkEnd w:id="37"/>
    </w:p>
    <w:p w14:paraId="3D605FD4" w14:textId="77777777" w:rsidR="004C638E" w:rsidRPr="00290BB6" w:rsidRDefault="00290BB6" w:rsidP="00290BB6">
      <w:r>
        <w:t>Nachdem das 3D</w:t>
      </w:r>
      <w:ins w:id="40" w:author="TMMJV Engers, Martin" w:date="2019-01-28T14:35:00Z">
        <w:r w:rsidR="006F5A75">
          <w:t>-</w:t>
        </w:r>
      </w:ins>
      <w:del w:id="41" w:author="TMMJV Engers, Martin" w:date="2019-01-28T14:35:00Z">
        <w:r w:rsidDel="006F5A75">
          <w:delText xml:space="preserve"> </w:delText>
        </w:r>
      </w:del>
      <w:r>
        <w:t>Haus in Unity importiert war</w:t>
      </w:r>
      <w:ins w:id="42" w:author="TMMJV Engers, Martin" w:date="2019-01-28T14:35:00Z">
        <w:r w:rsidR="006F5A75">
          <w:t>,</w:t>
        </w:r>
      </w:ins>
      <w:r>
        <w:t xml:space="preserve"> mussten wir noch die Umgebung auf den Userinput reagieren lassen. Dazu haben wir zunächst die Auswirkungen erschaffen, die der User auf das 3D</w:t>
      </w:r>
      <w:ins w:id="43" w:author="TMMJV Engers, Martin" w:date="2019-01-28T14:35:00Z">
        <w:r w:rsidR="006F5A75">
          <w:t>-</w:t>
        </w:r>
      </w:ins>
      <w:del w:id="44" w:author="TMMJV Engers, Martin" w:date="2019-01-28T14:35:00Z">
        <w:r w:rsidDel="006F5A75">
          <w:delText xml:space="preserve"> </w:delText>
        </w:r>
      </w:del>
      <w:r>
        <w:t>Modell haben kann.</w:t>
      </w:r>
      <w:r w:rsidR="00E37F86" w:rsidRPr="00290BB6">
        <w:t xml:space="preserve"> </w:t>
      </w:r>
    </w:p>
    <w:p w14:paraId="35491305" w14:textId="77777777" w:rsidR="00290BB6" w:rsidRDefault="00290BB6" w:rsidP="00290BB6">
      <w:pPr>
        <w:pStyle w:val="berschrift4"/>
      </w:pPr>
      <w:bookmarkStart w:id="45" w:name="_Toc536213591"/>
      <w:r>
        <w:t>Veränderndes Wetter</w:t>
      </w:r>
      <w:bookmarkEnd w:id="45"/>
    </w:p>
    <w:p w14:paraId="4F6B79D6" w14:textId="77777777" w:rsidR="00290BB6" w:rsidRPr="00290BB6" w:rsidRDefault="004C638E" w:rsidP="00290BB6">
      <w:r>
        <w:t xml:space="preserve">Um Niederschlag in Unity zu realisieren, wurden 3 Game-Objects für Wolken, Nebel und Regen erstellt.                                                                                                               </w:t>
      </w:r>
      <w:r>
        <w:lastRenderedPageBreak/>
        <w:t xml:space="preserve">Alle Objekte implementieren dabei jeweils eigene </w:t>
      </w:r>
      <w:proofErr w:type="spellStart"/>
      <w:r>
        <w:t>Particle</w:t>
      </w:r>
      <w:proofErr w:type="spellEnd"/>
      <w:r>
        <w:t xml:space="preserve">-System-Instanzen, bei denen entsprechende Parameter gesetzt wurden, um das gewünschte Verhalten zu erzielen.                                                                                                                             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46" w:name="_Toc536213592"/>
      <w:r>
        <w:t xml:space="preserve">Erfassung der </w:t>
      </w:r>
      <w:proofErr w:type="spellStart"/>
      <w:r>
        <w:t>Leap</w:t>
      </w:r>
      <w:proofErr w:type="spellEnd"/>
      <w:r>
        <w:t xml:space="preserve"> Motion Gesten</w:t>
      </w:r>
      <w:bookmarkEnd w:id="46"/>
    </w:p>
    <w:p w14:paraId="2188F4BB" w14:textId="0D20302A" w:rsidR="00CC3076" w:rsidRDefault="00043B95" w:rsidP="00CC3076">
      <w:r>
        <w:t>Nun mussten wir uns noch darum kümmern, dass die Hände über dem reellen Haus</w:t>
      </w:r>
      <w:r w:rsidR="005977F7">
        <w:t>e</w:t>
      </w:r>
      <w:bookmarkStart w:id="47" w:name="_GoBack"/>
      <w:bookmarkEnd w:id="47"/>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7D42DC46" w:rsidR="00D1110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05AF6148" w14:textId="77777777" w:rsidR="00290BB6" w:rsidRDefault="00290BB6" w:rsidP="00290BB6">
      <w:pPr>
        <w:pStyle w:val="berschrift3"/>
      </w:pPr>
      <w:bookmarkStart w:id="48" w:name="_Toc536213593"/>
      <w:r>
        <w:t xml:space="preserve">Controller: Der alles </w:t>
      </w:r>
      <w:r w:rsidR="006F5A75">
        <w:t>v</w:t>
      </w:r>
      <w:r>
        <w:t>erbindet</w:t>
      </w:r>
      <w:bookmarkEnd w:id="48"/>
    </w:p>
    <w:p w14:paraId="3433A80D" w14:textId="77777777"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 xml:space="preserve">den passenden Repräsentationen </w:t>
      </w:r>
      <w:r w:rsidR="003122BB">
        <w:lastRenderedPageBreak/>
        <w:t>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3CC2CA99" w14:textId="77777777" w:rsidR="00D24DC0" w:rsidRDefault="00D24DC0" w:rsidP="00D24DC0">
      <w:pPr>
        <w:pStyle w:val="berschrift1"/>
      </w:pPr>
      <w:bookmarkStart w:id="49" w:name="_Toc536213594"/>
      <w:r>
        <w:t>Aufgetretene Probleme</w:t>
      </w:r>
      <w:bookmarkEnd w:id="49"/>
    </w:p>
    <w:p w14:paraId="17E31B30" w14:textId="77777777" w:rsidR="00D24DC0" w:rsidRDefault="00D24DC0" w:rsidP="00D24DC0">
      <w:pPr>
        <w:pStyle w:val="berschrift2"/>
      </w:pPr>
      <w:bookmarkStart w:id="50" w:name="_Toc536213595"/>
      <w:r>
        <w:t>Gyroskop</w:t>
      </w:r>
      <w:bookmarkEnd w:id="50"/>
    </w:p>
    <w:p w14:paraId="7E96BE7A" w14:textId="77777777" w:rsidR="00D24DC0" w:rsidDel="004A4880" w:rsidRDefault="00D24DC0" w:rsidP="00D24DC0">
      <w:pPr>
        <w:rPr>
          <w:del w:id="51" w:author="Moritz Engers" w:date="2019-01-29T14:34:00Z"/>
        </w:rPr>
      </w:pPr>
      <w:del w:id="52" w:author="Moritz Engers" w:date="2019-01-29T14:34:00Z">
        <w:r w:rsidDel="004A4880">
          <w:delText>Zunächst ließ sich das Gyroskop nicht auffinden in dem von uns bestellten Sensor</w:delText>
        </w:r>
        <w:r w:rsidR="00D8542F" w:rsidDel="004A4880">
          <w:delText>en</w:delText>
        </w:r>
        <w:r w:rsidDel="004A4880">
          <w:delText>kit</w:delText>
        </w:r>
      </w:del>
      <w:ins w:id="53" w:author="TMMJV Engers, Martin" w:date="2019-01-28T14:41:00Z">
        <w:del w:id="54" w:author="Moritz Engers" w:date="2019-01-29T14:34:00Z">
          <w:r w:rsidR="006F5A75" w:rsidRPr="006F5A75" w:rsidDel="004A4880">
            <w:delText xml:space="preserve"> </w:delText>
          </w:r>
          <w:r w:rsidR="006F5A75" w:rsidDel="004A4880">
            <w:delText>nicht auffinden</w:delText>
          </w:r>
        </w:del>
      </w:ins>
      <w:del w:id="55" w:author="Moritz Engers" w:date="2019-01-29T14:34:00Z">
        <w:r w:rsidDel="004A4880">
          <w:delText xml:space="preserve">, da </w:delText>
        </w:r>
      </w:del>
      <w:ins w:id="56" w:author="TMMJV Engers, Martin" w:date="2019-01-28T14:41:00Z">
        <w:del w:id="57" w:author="Moritz Engers" w:date="2019-01-29T14:34:00Z">
          <w:r w:rsidR="006F5A75" w:rsidDel="004A4880">
            <w:delText xml:space="preserve">das Gyroskop </w:delText>
          </w:r>
        </w:del>
      </w:ins>
      <w:del w:id="58" w:author="Moritz Engers" w:date="2019-01-29T14:34:00Z">
        <w:r w:rsidDel="004A4880">
          <w:delText>dieser ungünstig P</w:delText>
        </w:r>
      </w:del>
      <w:ins w:id="59" w:author="TMMJV Engers, Martin" w:date="2019-01-28T14:41:00Z">
        <w:del w:id="60" w:author="Moritz Engers" w:date="2019-01-29T14:34:00Z">
          <w:r w:rsidR="006F5A75" w:rsidDel="004A4880">
            <w:delText>p</w:delText>
          </w:r>
        </w:del>
      </w:ins>
      <w:del w:id="61" w:author="Moritz Engers" w:date="2019-01-29T14:34:00Z">
        <w:r w:rsidDel="004A4880">
          <w:delText>ositioniert war, so</w:delText>
        </w:r>
      </w:del>
      <w:ins w:id="62" w:author="TMMJV Engers, Martin" w:date="2019-01-28T14:42:00Z">
        <w:del w:id="63" w:author="Moritz Engers" w:date="2019-01-29T14:34:00Z">
          <w:r w:rsidR="006F5A75" w:rsidDel="004A4880">
            <w:delText xml:space="preserve"> </w:delText>
          </w:r>
        </w:del>
      </w:ins>
      <w:del w:id="64" w:author="Moritz Engers" w:date="2019-01-29T14:34:00Z">
        <w:r w:rsidDel="004A4880">
          <w:delText xml:space="preserve">dass wir </w:delText>
        </w:r>
      </w:del>
      <w:ins w:id="65" w:author="TMMJV Engers, Martin" w:date="2019-01-28T14:42:00Z">
        <w:del w:id="66" w:author="Moritz Engers" w:date="2019-01-29T14:34:00Z">
          <w:r w:rsidR="006F5A75" w:rsidDel="004A4880">
            <w:delText xml:space="preserve">es </w:delText>
          </w:r>
        </w:del>
      </w:ins>
      <w:del w:id="67" w:author="Moritz Engers" w:date="2019-01-29T14:34:00Z">
        <w:r w:rsidDel="004A4880">
          <w:delText xml:space="preserve">ihn erst eine Woche später als </w:delText>
        </w:r>
      </w:del>
      <w:ins w:id="68" w:author="TMMJV Engers, Martin" w:date="2019-01-28T14:43:00Z">
        <w:del w:id="69" w:author="Moritz Engers" w:date="2019-01-29T14:34:00Z">
          <w:r w:rsidR="006F5A75" w:rsidDel="004A4880">
            <w:delText xml:space="preserve">ein </w:delText>
          </w:r>
        </w:del>
      </w:ins>
      <w:del w:id="70" w:author="Moritz Engers" w:date="2019-01-29T14:34:00Z">
        <w:r w:rsidDel="004A4880">
          <w:delText>eigentliches Gyroskop identifizieren konnten und einbauen konnte</w:delText>
        </w:r>
      </w:del>
      <w:ins w:id="71" w:author="TMMJV Engers, Martin" w:date="2019-01-28T14:43:00Z">
        <w:del w:id="72" w:author="Moritz Engers" w:date="2019-01-29T14:34:00Z">
          <w:r w:rsidR="006F5A75" w:rsidDel="004A4880">
            <w:delText>n</w:delText>
          </w:r>
        </w:del>
      </w:ins>
      <w:del w:id="73" w:author="Moritz Engers" w:date="2019-01-29T14:34:00Z">
        <w:r w:rsidDel="004A4880">
          <w:delText>. Da das Bauteil schließlich doch noch gefunden wurde, war es ein eher kleineres Problem.</w:delText>
        </w:r>
      </w:del>
    </w:p>
    <w:p w14:paraId="78163771" w14:textId="77777777" w:rsidR="00043B95" w:rsidDel="004A4880" w:rsidRDefault="00D24DC0" w:rsidP="00D24DC0">
      <w:pPr>
        <w:rPr>
          <w:del w:id="74" w:author="Moritz Engers" w:date="2019-01-29T14:34:00Z"/>
        </w:rPr>
      </w:pPr>
      <w:del w:id="75" w:author="Moritz Engers" w:date="2019-01-29T14:34:00Z">
        <w:r w:rsidDel="004A4880">
          <w:delText xml:space="preserve">Das größere </w:delText>
        </w:r>
      </w:del>
      <w:ins w:id="76" w:author="TMMJV Engers, Martin" w:date="2019-01-28T14:43:00Z">
        <w:del w:id="77" w:author="Moritz Engers" w:date="2019-01-29T14:34:00Z">
          <w:r w:rsidR="006F5A75" w:rsidDel="004A4880">
            <w:delText xml:space="preserve">Problem </w:delText>
          </w:r>
        </w:del>
      </w:ins>
      <w:del w:id="78" w:author="Moritz Engers" w:date="2019-01-29T14:34:00Z">
        <w:r w:rsidDel="004A4880">
          <w:delText xml:space="preserve">war die Programmierung des Arduinos zum </w:delText>
        </w:r>
        <w:r w:rsidR="0005366E" w:rsidDel="004A4880">
          <w:delText>Auslesen</w:delText>
        </w:r>
        <w:r w:rsidDel="004A4880">
          <w:delText xml:space="preserve"> der Daten </w:delText>
        </w:r>
        <w:r w:rsidR="0005366E" w:rsidDel="004A4880">
          <w:delText>des Gyroskops</w:delText>
        </w:r>
        <w:r w:rsidDel="004A4880">
          <w:delText>.</w:delText>
        </w:r>
      </w:del>
    </w:p>
    <w:p w14:paraId="0759E443" w14:textId="77777777" w:rsidR="00290BB6" w:rsidRDefault="00290BB6" w:rsidP="00290BB6">
      <w:pPr>
        <w:pStyle w:val="berschrift2"/>
      </w:pPr>
      <w:bookmarkStart w:id="79" w:name="_Toc536213596"/>
      <w:proofErr w:type="spellStart"/>
      <w:r>
        <w:t>Git</w:t>
      </w:r>
      <w:bookmarkEnd w:id="79"/>
      <w:proofErr w:type="spellEnd"/>
    </w:p>
    <w:p w14:paraId="1E969BB5" w14:textId="77777777" w:rsidR="00CC3076" w:rsidRDefault="004A4880" w:rsidP="00E37F86">
      <w:r>
        <w:t>Als V</w:t>
      </w:r>
      <w:r w:rsidRPr="004A4880">
        <w:t>ersionsverwaltungssystem</w:t>
      </w:r>
      <w:r>
        <w:t xml:space="preserve"> haben wir </w:t>
      </w:r>
      <w:r w:rsidR="00290BB6">
        <w:t>uns für GitHub entschieden</w:t>
      </w:r>
      <w:r w:rsidR="006F5A75">
        <w:t>,</w:t>
      </w:r>
      <w:r w:rsidR="00290BB6">
        <w:t xml:space="preserve"> um unsere Fortschritt</w:t>
      </w:r>
      <w:r w:rsidR="008B7A28">
        <w:t>e</w:t>
      </w:r>
      <w:r w:rsidR="00290BB6">
        <w:t xml:space="preserve"> gegenseitig zu teilen. Da wir alle </w:t>
      </w:r>
      <w:r w:rsidR="002F30B4">
        <w:t xml:space="preserve">mit </w:t>
      </w:r>
      <w:proofErr w:type="spellStart"/>
      <w:r w:rsidR="002F30B4">
        <w:t>Git</w:t>
      </w:r>
      <w:proofErr w:type="spellEnd"/>
      <w:r w:rsidR="002F30B4">
        <w:t xml:space="preserve"> </w:t>
      </w:r>
      <w:r w:rsidR="00290BB6">
        <w:t>noch recht un</w:t>
      </w:r>
      <w:r w:rsidR="002F30B4">
        <w:t>erfahren</w:t>
      </w:r>
      <w:r w:rsidR="00290BB6">
        <w:t xml:space="preserve"> waren, hat uns das uns ein paar Mal ein paar Steine in den Weg ge</w:t>
      </w:r>
      <w:r w:rsidR="002F30B4">
        <w:t>legt</w:t>
      </w:r>
      <w:r w:rsidR="00290BB6">
        <w:t xml:space="preserve">. Wir konnten uns jedoch immer noch </w:t>
      </w:r>
      <w:r w:rsidR="0005366E">
        <w:t>weiterhelfen</w:t>
      </w:r>
      <w:r w:rsidR="00290BB6">
        <w:t>.</w:t>
      </w:r>
      <w:r w:rsidR="00E37F86">
        <w:t xml:space="preserve"> </w:t>
      </w:r>
    </w:p>
    <w:p w14:paraId="12E03F88" w14:textId="77777777" w:rsidR="00CC3076" w:rsidRDefault="00CC3076" w:rsidP="00CC3076">
      <w:pPr>
        <w:pStyle w:val="berschrift1"/>
      </w:pPr>
      <w:bookmarkStart w:id="80" w:name="_Toc536213598"/>
      <w:r>
        <w:t>Quellen</w:t>
      </w:r>
      <w:bookmarkEnd w:id="80"/>
    </w:p>
    <w:tbl>
      <w:tblPr>
        <w:tblStyle w:val="Tabellenraster"/>
        <w:tblW w:w="9209" w:type="dxa"/>
        <w:tblLook w:val="04A0" w:firstRow="1" w:lastRow="0" w:firstColumn="1" w:lastColumn="0" w:noHBand="0" w:noVBand="1"/>
      </w:tblPr>
      <w:tblGrid>
        <w:gridCol w:w="1599"/>
        <w:gridCol w:w="5237"/>
        <w:gridCol w:w="2373"/>
      </w:tblGrid>
      <w:tr w:rsidR="00290BB6" w14:paraId="439EEF25" w14:textId="77777777" w:rsidTr="00E37F86">
        <w:tc>
          <w:tcPr>
            <w:tcW w:w="1599" w:type="dxa"/>
          </w:tcPr>
          <w:p w14:paraId="3FF1F08A" w14:textId="77777777" w:rsidR="00290BB6" w:rsidRDefault="00290BB6" w:rsidP="00290BB6">
            <w:r>
              <w:t>Bezeichnung</w:t>
            </w:r>
          </w:p>
        </w:tc>
        <w:tc>
          <w:tcPr>
            <w:tcW w:w="5237" w:type="dxa"/>
          </w:tcPr>
          <w:p w14:paraId="3FA5B773" w14:textId="77777777" w:rsidR="00290BB6" w:rsidRDefault="00290BB6" w:rsidP="00290BB6">
            <w:r>
              <w:t>Link</w:t>
            </w:r>
          </w:p>
        </w:tc>
        <w:tc>
          <w:tcPr>
            <w:tcW w:w="2373" w:type="dxa"/>
          </w:tcPr>
          <w:p w14:paraId="537B7E09" w14:textId="77777777" w:rsidR="00290BB6" w:rsidRDefault="00290BB6" w:rsidP="00290BB6">
            <w:r>
              <w:t>Für was benutzt?</w:t>
            </w:r>
          </w:p>
        </w:tc>
      </w:tr>
      <w:tr w:rsidR="00290BB6" w14:paraId="2B480E7B" w14:textId="77777777" w:rsidTr="00E37F86">
        <w:tc>
          <w:tcPr>
            <w:tcW w:w="1599" w:type="dxa"/>
          </w:tcPr>
          <w:p w14:paraId="43492A0B" w14:textId="77777777" w:rsidR="00290BB6" w:rsidRDefault="001E5BA7" w:rsidP="00290BB6">
            <w:proofErr w:type="spellStart"/>
            <w:r w:rsidRPr="001E5BA7">
              <w:rPr>
                <w:sz w:val="20"/>
              </w:rPr>
              <w:t>Gyro</w:t>
            </w:r>
            <w:proofErr w:type="spellEnd"/>
          </w:p>
        </w:tc>
        <w:tc>
          <w:tcPr>
            <w:tcW w:w="5237" w:type="dxa"/>
          </w:tcPr>
          <w:p w14:paraId="68DECC66" w14:textId="77777777" w:rsidR="00290BB6" w:rsidRDefault="001E5BA7" w:rsidP="00290BB6">
            <w:r w:rsidRPr="001E5BA7">
              <w:rPr>
                <w:sz w:val="20"/>
              </w:rPr>
              <w:t>https://playground.arduino.cc/Main/MPU-6050</w:t>
            </w:r>
          </w:p>
        </w:tc>
        <w:tc>
          <w:tcPr>
            <w:tcW w:w="2373" w:type="dxa"/>
          </w:tcPr>
          <w:p w14:paraId="46544E2E" w14:textId="77777777" w:rsidR="00290BB6" w:rsidRDefault="001E5BA7" w:rsidP="00290BB6">
            <w:r>
              <w:t xml:space="preserve">Arduino Programmierung </w:t>
            </w:r>
          </w:p>
        </w:tc>
      </w:tr>
      <w:tr w:rsidR="00290BB6" w:rsidRPr="0063021B" w14:paraId="6DADABEC" w14:textId="77777777" w:rsidTr="00E37F86">
        <w:tc>
          <w:tcPr>
            <w:tcW w:w="1599" w:type="dxa"/>
          </w:tcPr>
          <w:p w14:paraId="06606160" w14:textId="77777777" w:rsidR="00290BB6" w:rsidRDefault="0063021B" w:rsidP="00290BB6">
            <w:r>
              <w:t>Alarm Sound</w:t>
            </w:r>
          </w:p>
        </w:tc>
        <w:tc>
          <w:tcPr>
            <w:tcW w:w="5237" w:type="dxa"/>
          </w:tcPr>
          <w:p w14:paraId="3A844770" w14:textId="77777777" w:rsidR="00290BB6" w:rsidRPr="0063021B" w:rsidRDefault="0063021B" w:rsidP="00290BB6">
            <w:pPr>
              <w:rPr>
                <w:sz w:val="20"/>
              </w:rPr>
            </w:pPr>
            <w:r w:rsidRPr="0063021B">
              <w:rPr>
                <w:sz w:val="20"/>
              </w:rPr>
              <w:t>https://www.youtube.com/watch?v=PowGPSdAxTI</w:t>
            </w:r>
          </w:p>
        </w:tc>
        <w:tc>
          <w:tcPr>
            <w:tcW w:w="2373" w:type="dxa"/>
          </w:tcPr>
          <w:p w14:paraId="7FB569ED" w14:textId="77777777" w:rsidR="00290BB6" w:rsidRPr="0063021B" w:rsidRDefault="0063021B"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r>
      <w:tr w:rsidR="00290BB6" w:rsidRPr="0063021B" w14:paraId="6F35FDC5" w14:textId="77777777" w:rsidTr="00E37F86">
        <w:tc>
          <w:tcPr>
            <w:tcW w:w="1599" w:type="dxa"/>
          </w:tcPr>
          <w:p w14:paraId="3AA95C45" w14:textId="77777777" w:rsidR="00290BB6" w:rsidRPr="0063021B" w:rsidRDefault="0063021B" w:rsidP="00290BB6">
            <w:pPr>
              <w:rPr>
                <w:lang w:val="en-GB"/>
              </w:rPr>
            </w:pPr>
            <w:proofErr w:type="spellStart"/>
            <w:r>
              <w:rPr>
                <w:lang w:val="en-GB"/>
              </w:rPr>
              <w:t>Klingel</w:t>
            </w:r>
            <w:proofErr w:type="spellEnd"/>
            <w:r>
              <w:rPr>
                <w:lang w:val="en-GB"/>
              </w:rPr>
              <w:t xml:space="preserve"> Sound</w:t>
            </w:r>
          </w:p>
        </w:tc>
        <w:tc>
          <w:tcPr>
            <w:tcW w:w="5237" w:type="dxa"/>
          </w:tcPr>
          <w:p w14:paraId="0E458D53" w14:textId="77777777" w:rsidR="00290BB6" w:rsidRPr="004C638E" w:rsidRDefault="0063021B" w:rsidP="00290BB6">
            <w:pPr>
              <w:rPr>
                <w:sz w:val="20"/>
                <w:lang w:val="en-GB"/>
              </w:rPr>
            </w:pPr>
            <w:r w:rsidRPr="004C638E">
              <w:rPr>
                <w:sz w:val="20"/>
                <w:lang w:val="en-GB"/>
              </w:rPr>
              <w:t>http://soundbible.com/1466-Doorbell.html</w:t>
            </w:r>
          </w:p>
        </w:tc>
        <w:tc>
          <w:tcPr>
            <w:tcW w:w="2373" w:type="dxa"/>
          </w:tcPr>
          <w:p w14:paraId="1D4B5CDB" w14:textId="77777777" w:rsidR="00290BB6" w:rsidRPr="0063021B" w:rsidRDefault="0063021B" w:rsidP="00290BB6">
            <w:r w:rsidRPr="0063021B">
              <w:t>Klingel Sound in der U</w:t>
            </w:r>
            <w:r>
              <w:t>nity-Szene</w:t>
            </w:r>
          </w:p>
        </w:tc>
      </w:tr>
    </w:tbl>
    <w:p w14:paraId="055561F6" w14:textId="77777777" w:rsidR="00290BB6" w:rsidRPr="0063021B" w:rsidRDefault="00290BB6" w:rsidP="00290BB6"/>
    <w:p w14:paraId="379BC35B" w14:textId="77777777" w:rsidR="001172AE" w:rsidRPr="00290BB6" w:rsidRDefault="001172AE" w:rsidP="00290BB6"/>
    <w:sectPr w:rsidR="001172AE" w:rsidRPr="00290BB6" w:rsidSect="00DF72D4">
      <w:footerReference w:type="default" r:id="rId26"/>
      <w:pgSz w:w="11906" w:h="16838" w:code="9"/>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omo" w:date="2019-01-07T13:57:00Z" w:initials="M">
    <w:p w14:paraId="76834E81" w14:textId="77777777" w:rsidR="00043B95" w:rsidRDefault="00A22C6F">
      <w:pPr>
        <w:pStyle w:val="Kommentartext"/>
      </w:pPr>
      <w:r>
        <w:rPr>
          <w:rStyle w:val="Kommentarzeichen"/>
        </w:rPr>
        <w:annotationRef/>
      </w:r>
      <w:r w:rsidR="00043B95">
        <w:t>An den Letzten der das Dokument hochlädt!!!</w:t>
      </w:r>
    </w:p>
    <w:p w14:paraId="2667ADFD" w14:textId="77777777" w:rsidR="00A22C6F" w:rsidRDefault="00A22C6F">
      <w:pPr>
        <w:pStyle w:val="Kommentartext"/>
      </w:pPr>
      <w:r>
        <w:t>Datum der Abgabe</w:t>
      </w:r>
    </w:p>
  </w:comment>
  <w:comment w:id="7" w:author="TMMJV Engers, Martin" w:date="2019-01-28T14:11:00Z" w:initials="TEM">
    <w:p w14:paraId="728A97F3" w14:textId="77777777" w:rsidR="005B05E4" w:rsidRDefault="005B05E4">
      <w:pPr>
        <w:pStyle w:val="Kommentartext"/>
      </w:pPr>
      <w:r>
        <w:rPr>
          <w:rStyle w:val="Kommentarzeichen"/>
        </w:rPr>
        <w:annotationRef/>
      </w:r>
      <w:r w:rsidR="00040D16">
        <w:t>Begriff taucht hier zum bersten mal auf und der Leser weiß nicht, was das jetzt ist ...</w:t>
      </w:r>
    </w:p>
  </w:comment>
  <w:comment w:id="18" w:author="Moritz Engers" w:date="2019-01-29T14:35:00Z" w:initials="ME">
    <w:p w14:paraId="49F44BB3" w14:textId="77777777" w:rsidR="004A4880" w:rsidRDefault="004A4880">
      <w:pPr>
        <w:pStyle w:val="Kommentartext"/>
      </w:pPr>
      <w:r>
        <w:rPr>
          <w:rStyle w:val="Kommentarzeichen"/>
        </w:rPr>
        <w:annotationRef/>
      </w:r>
      <w:r>
        <w:t xml:space="preserve">@Johann kannst du hier nochmal was zum </w:t>
      </w:r>
      <w:proofErr w:type="spellStart"/>
      <w:r>
        <w:t>Gyro</w:t>
      </w:r>
      <w:proofErr w:type="spellEnd"/>
      <w:r>
        <w:t xml:space="preserve"> programmieren sagen. Mit den Achsen etc…</w:t>
      </w:r>
    </w:p>
  </w:comment>
  <w:comment w:id="31" w:author="TMMJV Engers, Martin" w:date="2019-01-28T14:30:00Z" w:initials="TEM">
    <w:p w14:paraId="3C08E6C6" w14:textId="77777777" w:rsidR="008D619B" w:rsidRDefault="008D619B">
      <w:pPr>
        <w:pStyle w:val="Kommentartext"/>
      </w:pPr>
      <w:r>
        <w:rPr>
          <w:rStyle w:val="Kommentarzeichen"/>
        </w:rPr>
        <w:annotationRef/>
      </w:r>
      <w:r>
        <w:t>Satz ist unvollständig.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67ADFD" w15:done="0"/>
  <w15:commentEx w15:paraId="728A97F3" w15:done="0"/>
  <w15:commentEx w15:paraId="49F44BB3" w15:done="0"/>
  <w15:commentEx w15:paraId="3C08E6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67ADFD" w16cid:durableId="1FFADD08"/>
  <w16cid:commentId w16cid:paraId="728A97F3" w16cid:durableId="1FFADD09"/>
  <w16cid:commentId w16cid:paraId="49F44BB3" w16cid:durableId="1FFAE34A"/>
  <w16cid:commentId w16cid:paraId="3C08E6C6" w16cid:durableId="1FFAD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2B2CD" w14:textId="77777777" w:rsidR="00FF55E5" w:rsidRDefault="00FF55E5">
      <w:pPr>
        <w:spacing w:after="0" w:line="240" w:lineRule="auto"/>
      </w:pPr>
      <w:r>
        <w:separator/>
      </w:r>
    </w:p>
  </w:endnote>
  <w:endnote w:type="continuationSeparator" w:id="0">
    <w:p w14:paraId="726CFE2B" w14:textId="77777777" w:rsidR="00FF55E5" w:rsidRDefault="00FF5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CB5691" w:rsidRDefault="00140CC4">
        <w:pPr>
          <w:pStyle w:val="Fuzeile"/>
          <w:jc w:val="right"/>
        </w:pPr>
        <w:r>
          <w:fldChar w:fldCharType="begin"/>
        </w:r>
        <w:r>
          <w:instrText>PAGE   \* MERGEFORMAT</w:instrText>
        </w:r>
        <w:r>
          <w:fldChar w:fldCharType="separate"/>
        </w:r>
        <w:r w:rsidR="00D707CE">
          <w:rPr>
            <w:noProof/>
          </w:rPr>
          <w:t>8</w:t>
        </w:r>
        <w:r>
          <w:fldChar w:fldCharType="end"/>
        </w:r>
      </w:p>
    </w:sdtContent>
  </w:sdt>
  <w:p w14:paraId="17AAC23C" w14:textId="77777777" w:rsidR="00CB5691" w:rsidRDefault="00FF55E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AE430" w14:textId="77777777" w:rsidR="00FF55E5" w:rsidRDefault="00FF55E5">
      <w:pPr>
        <w:spacing w:after="0" w:line="240" w:lineRule="auto"/>
      </w:pPr>
      <w:r>
        <w:separator/>
      </w:r>
    </w:p>
  </w:footnote>
  <w:footnote w:type="continuationSeparator" w:id="0">
    <w:p w14:paraId="07B65B93" w14:textId="77777777" w:rsidR="00FF55E5" w:rsidRDefault="00FF55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1"/>
  </w:num>
  <w:num w:numId="6">
    <w:abstractNumId w:val="0"/>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itz Engers">
    <w15:presenceInfo w15:providerId="None" w15:userId="Moritz Engers"/>
  </w15:person>
  <w15:person w15:author="Momo">
    <w15:presenceInfo w15:providerId="None" w15:userId="Mo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C7D47"/>
    <w:rsid w:val="000D36C9"/>
    <w:rsid w:val="000E1E78"/>
    <w:rsid w:val="001129DB"/>
    <w:rsid w:val="001172AE"/>
    <w:rsid w:val="00123DFA"/>
    <w:rsid w:val="00136BE2"/>
    <w:rsid w:val="00140CC4"/>
    <w:rsid w:val="001760EA"/>
    <w:rsid w:val="001E5BA7"/>
    <w:rsid w:val="002227DB"/>
    <w:rsid w:val="002279BE"/>
    <w:rsid w:val="00260BBC"/>
    <w:rsid w:val="00290BB6"/>
    <w:rsid w:val="002F30B4"/>
    <w:rsid w:val="0030286D"/>
    <w:rsid w:val="00310C82"/>
    <w:rsid w:val="003122BB"/>
    <w:rsid w:val="00314647"/>
    <w:rsid w:val="00330A4B"/>
    <w:rsid w:val="00356A01"/>
    <w:rsid w:val="00396E86"/>
    <w:rsid w:val="003A3565"/>
    <w:rsid w:val="003D1456"/>
    <w:rsid w:val="003F1411"/>
    <w:rsid w:val="003F4609"/>
    <w:rsid w:val="00410D49"/>
    <w:rsid w:val="00470983"/>
    <w:rsid w:val="00477559"/>
    <w:rsid w:val="00490110"/>
    <w:rsid w:val="004960C7"/>
    <w:rsid w:val="004A4880"/>
    <w:rsid w:val="004B670F"/>
    <w:rsid w:val="004C1837"/>
    <w:rsid w:val="004C638E"/>
    <w:rsid w:val="004D3DFC"/>
    <w:rsid w:val="004D40F4"/>
    <w:rsid w:val="0050147F"/>
    <w:rsid w:val="0050467E"/>
    <w:rsid w:val="005361C9"/>
    <w:rsid w:val="005977F7"/>
    <w:rsid w:val="005B05E4"/>
    <w:rsid w:val="005C02F5"/>
    <w:rsid w:val="00606C17"/>
    <w:rsid w:val="00611D1B"/>
    <w:rsid w:val="006176B1"/>
    <w:rsid w:val="0062604D"/>
    <w:rsid w:val="0063021B"/>
    <w:rsid w:val="006302DE"/>
    <w:rsid w:val="00683DA1"/>
    <w:rsid w:val="00695D3B"/>
    <w:rsid w:val="006F2D3D"/>
    <w:rsid w:val="006F5A75"/>
    <w:rsid w:val="00717CF2"/>
    <w:rsid w:val="007370B7"/>
    <w:rsid w:val="00795575"/>
    <w:rsid w:val="007F462E"/>
    <w:rsid w:val="00816A8C"/>
    <w:rsid w:val="008466E0"/>
    <w:rsid w:val="008B7A28"/>
    <w:rsid w:val="008D619B"/>
    <w:rsid w:val="008F2527"/>
    <w:rsid w:val="00954911"/>
    <w:rsid w:val="00A22C6F"/>
    <w:rsid w:val="00A578D2"/>
    <w:rsid w:val="00A64B55"/>
    <w:rsid w:val="00AA401E"/>
    <w:rsid w:val="00AB1718"/>
    <w:rsid w:val="00B502B3"/>
    <w:rsid w:val="00B80B05"/>
    <w:rsid w:val="00B94507"/>
    <w:rsid w:val="00BE7360"/>
    <w:rsid w:val="00BF2BC9"/>
    <w:rsid w:val="00C023E8"/>
    <w:rsid w:val="00CC3076"/>
    <w:rsid w:val="00CD0673"/>
    <w:rsid w:val="00D1110A"/>
    <w:rsid w:val="00D24DC0"/>
    <w:rsid w:val="00D37720"/>
    <w:rsid w:val="00D448E5"/>
    <w:rsid w:val="00D707CE"/>
    <w:rsid w:val="00D8542F"/>
    <w:rsid w:val="00DF72D4"/>
    <w:rsid w:val="00E0300C"/>
    <w:rsid w:val="00E20896"/>
    <w:rsid w:val="00E20FE8"/>
    <w:rsid w:val="00E268E2"/>
    <w:rsid w:val="00E37F86"/>
    <w:rsid w:val="00E41E5D"/>
    <w:rsid w:val="00E763E8"/>
    <w:rsid w:val="00EC4715"/>
    <w:rsid w:val="00EE6E75"/>
    <w:rsid w:val="00EF74AE"/>
    <w:rsid w:val="00F0606E"/>
    <w:rsid w:val="00F328FA"/>
    <w:rsid w:val="00F76FFA"/>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DE095-C3C1-43E1-9A46-48CDFCC85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1875</Words>
  <Characters>11815</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Tony Nguyen</cp:lastModifiedBy>
  <cp:revision>6</cp:revision>
  <dcterms:created xsi:type="dcterms:W3CDTF">2019-01-29T13:40:00Z</dcterms:created>
  <dcterms:modified xsi:type="dcterms:W3CDTF">2019-01-29T22:47:00Z</dcterms:modified>
</cp:coreProperties>
</file>