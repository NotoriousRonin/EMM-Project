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D7FE32" w14:textId="77777777" w:rsidR="00695D3B" w:rsidDel="003F4609" w:rsidRDefault="00695D3B" w:rsidP="00DF72D4">
      <w:pPr>
        <w:spacing w:after="0"/>
        <w:rPr>
          <w:del w:id="0" w:author="Moritz Engers" w:date="2019-01-29T14:12:00Z"/>
        </w:rPr>
      </w:pPr>
      <w:bookmarkStart w:id="1" w:name="_Hlk517810642"/>
      <w:r w:rsidRPr="00AE5236">
        <w:rPr>
          <w:noProof/>
          <w:lang w:eastAsia="de-DE"/>
        </w:rPr>
        <w:drawing>
          <wp:anchor distT="0" distB="0" distL="114300" distR="114300" simplePos="0" relativeHeight="251653120" behindDoc="1" locked="0" layoutInCell="1" allowOverlap="1" wp14:anchorId="6DA23B3E" wp14:editId="03C7BAC7">
            <wp:simplePos x="0" y="0"/>
            <wp:positionH relativeFrom="page">
              <wp:align>right</wp:align>
            </wp:positionH>
            <wp:positionV relativeFrom="paragraph">
              <wp:posOffset>17145</wp:posOffset>
            </wp:positionV>
            <wp:extent cx="3743325" cy="2065655"/>
            <wp:effectExtent l="0" t="0" r="0" b="0"/>
            <wp:wrapTight wrapText="bothSides">
              <wp:wrapPolygon edited="0">
                <wp:start x="2748" y="2191"/>
                <wp:lineTo x="2748" y="8167"/>
                <wp:lineTo x="4947" y="8964"/>
                <wp:lineTo x="10773" y="8964"/>
                <wp:lineTo x="6485" y="10159"/>
                <wp:lineTo x="5716" y="10558"/>
                <wp:lineTo x="5716" y="14741"/>
                <wp:lineTo x="6815" y="15338"/>
                <wp:lineTo x="10773" y="15338"/>
                <wp:lineTo x="6925" y="16932"/>
                <wp:lineTo x="5716" y="17530"/>
                <wp:lineTo x="5716" y="18924"/>
                <wp:lineTo x="9563" y="19522"/>
                <wp:lineTo x="13081" y="19522"/>
                <wp:lineTo x="18907" y="18924"/>
                <wp:lineTo x="19017" y="17928"/>
                <wp:lineTo x="17918" y="17330"/>
                <wp:lineTo x="10773" y="15338"/>
                <wp:lineTo x="16269" y="15338"/>
                <wp:lineTo x="18907" y="14342"/>
                <wp:lineTo x="19017" y="10757"/>
                <wp:lineTo x="12751" y="8167"/>
                <wp:lineTo x="12971" y="6773"/>
                <wp:lineTo x="12092" y="5777"/>
                <wp:lineTo x="12311" y="4183"/>
                <wp:lineTo x="11762" y="3785"/>
                <wp:lineTo x="6925" y="2191"/>
                <wp:lineTo x="2748" y="2191"/>
              </wp:wrapPolygon>
            </wp:wrapTight>
            <wp:docPr id="1" name="Grafik 1" descr="https://upload.wikimedia.org/wikipedia/de/thumb/b/b0/S01_HTW_Berlin_Logo_pos_FARBIG_CMYK.svg/2000px-S01_HTW_Berlin_Logo_pos_FARBIG_CMY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de/thumb/b/b0/S01_HTW_Berlin_Logo_pos_FARBIG_CMYK.svg/2000px-S01_HTW_Berlin_Logo_pos_FARBIG_CMYK.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43325" cy="2065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3FBEAB" w14:textId="77777777" w:rsidR="00DF72D4" w:rsidRDefault="00DF72D4" w:rsidP="00DF72D4">
      <w:pPr>
        <w:spacing w:after="0"/>
      </w:pPr>
      <w:r>
        <w:t>Wintersemester 2018/19</w:t>
      </w:r>
    </w:p>
    <w:p w14:paraId="7A82A5B9" w14:textId="77777777" w:rsidR="00DF72D4" w:rsidRPr="00AE5236" w:rsidRDefault="00DF72D4" w:rsidP="00DF72D4">
      <w:pPr>
        <w:spacing w:after="0"/>
      </w:pPr>
      <w:r w:rsidRPr="00AE5236">
        <w:t>Fachbereich 4</w:t>
      </w:r>
    </w:p>
    <w:p w14:paraId="011C90F0" w14:textId="77777777" w:rsidR="00DF72D4" w:rsidRPr="00AE5236" w:rsidRDefault="00DF72D4" w:rsidP="00DF72D4">
      <w:pPr>
        <w:spacing w:after="0"/>
      </w:pPr>
      <w:r w:rsidRPr="00AE5236">
        <w:t>Angewandte Informatik</w:t>
      </w:r>
    </w:p>
    <w:p w14:paraId="3FF0FBDD" w14:textId="77777777" w:rsidR="00DF72D4" w:rsidRDefault="00DF72D4" w:rsidP="00DF72D4">
      <w:pPr>
        <w:spacing w:after="0"/>
      </w:pPr>
      <w:r w:rsidRPr="00DF72D4">
        <w:t>MM Entwicklung von Multimediasystemen</w:t>
      </w:r>
    </w:p>
    <w:p w14:paraId="1AFB1B5D" w14:textId="77777777" w:rsidR="00DF72D4" w:rsidRDefault="00DF72D4" w:rsidP="00DF72D4">
      <w:pPr>
        <w:pStyle w:val="Titel"/>
        <w:rPr>
          <w:rFonts w:ascii="Bookman Old Style" w:eastAsiaTheme="minorHAnsi" w:hAnsi="Bookman Old Style" w:cstheme="minorBidi"/>
          <w:spacing w:val="0"/>
          <w:kern w:val="0"/>
          <w:sz w:val="22"/>
          <w:szCs w:val="22"/>
        </w:rPr>
      </w:pPr>
      <w:r w:rsidRPr="00DF72D4">
        <w:rPr>
          <w:rFonts w:ascii="Bookman Old Style" w:eastAsiaTheme="minorHAnsi" w:hAnsi="Bookman Old Style" w:cstheme="minorBidi"/>
          <w:spacing w:val="0"/>
          <w:kern w:val="0"/>
          <w:sz w:val="22"/>
          <w:szCs w:val="22"/>
        </w:rPr>
        <w:t>Prof. Dr.-Ing. Johann Habakuk</w:t>
      </w:r>
      <w:r>
        <w:rPr>
          <w:rFonts w:ascii="Bookman Old Style" w:eastAsiaTheme="minorHAnsi" w:hAnsi="Bookman Old Style" w:cstheme="minorBidi"/>
          <w:spacing w:val="0"/>
          <w:kern w:val="0"/>
          <w:sz w:val="22"/>
          <w:szCs w:val="22"/>
        </w:rPr>
        <w:t xml:space="preserve"> </w:t>
      </w:r>
      <w:r w:rsidRPr="00DF72D4">
        <w:rPr>
          <w:rFonts w:ascii="Bookman Old Style" w:eastAsiaTheme="minorHAnsi" w:hAnsi="Bookman Old Style" w:cstheme="minorBidi"/>
          <w:spacing w:val="0"/>
          <w:kern w:val="0"/>
          <w:sz w:val="22"/>
          <w:szCs w:val="22"/>
        </w:rPr>
        <w:t>Israel</w:t>
      </w:r>
    </w:p>
    <w:p w14:paraId="2E558811" w14:textId="77777777" w:rsidR="00DF72D4" w:rsidRPr="00DF72D4" w:rsidRDefault="00DF72D4" w:rsidP="00DF72D4">
      <w:r w:rsidRPr="00DF72D4">
        <w:t>Sebastian Keppler</w:t>
      </w:r>
    </w:p>
    <w:p w14:paraId="2251C061" w14:textId="77777777" w:rsidR="00DF72D4" w:rsidRPr="00E1497F" w:rsidRDefault="00DF72D4" w:rsidP="00DF72D4">
      <w:pPr>
        <w:pStyle w:val="Titel"/>
        <w:rPr>
          <w:rFonts w:cs="Calibri"/>
        </w:rPr>
      </w:pPr>
    </w:p>
    <w:p w14:paraId="354E18AA" w14:textId="77777777" w:rsidR="00DF72D4" w:rsidRPr="00E1497F" w:rsidRDefault="00DF72D4" w:rsidP="00DF72D4">
      <w:pPr>
        <w:pStyle w:val="Titel"/>
        <w:rPr>
          <w:rFonts w:cs="Calibri"/>
        </w:rPr>
      </w:pPr>
    </w:p>
    <w:p w14:paraId="1014F9EB" w14:textId="77777777" w:rsidR="00DF72D4" w:rsidRPr="00DF72D4" w:rsidRDefault="00DF72D4" w:rsidP="00DF72D4">
      <w:pPr>
        <w:pStyle w:val="Titel"/>
        <w:rPr>
          <w:rFonts w:cs="Calibri"/>
        </w:rPr>
      </w:pPr>
    </w:p>
    <w:p w14:paraId="0FC45CC7" w14:textId="77777777" w:rsidR="00DF72D4" w:rsidRPr="00E1497F" w:rsidRDefault="00DF72D4" w:rsidP="00DF72D4">
      <w:pPr>
        <w:pStyle w:val="Titel"/>
        <w:jc w:val="center"/>
        <w:rPr>
          <w:rFonts w:cs="Calibri"/>
        </w:rPr>
      </w:pPr>
      <w:r>
        <w:rPr>
          <w:rFonts w:cs="Calibri"/>
        </w:rPr>
        <w:t>I</w:t>
      </w:r>
      <w:r w:rsidRPr="00DF72D4">
        <w:rPr>
          <w:rFonts w:cs="Calibri"/>
        </w:rPr>
        <w:t>nteraktives Modellhaus</w:t>
      </w:r>
    </w:p>
    <w:p w14:paraId="7B27FECE" w14:textId="77777777" w:rsidR="00DF72D4" w:rsidRPr="00E1497F" w:rsidRDefault="00DF72D4" w:rsidP="00DF72D4">
      <w:pPr>
        <w:pStyle w:val="Titel"/>
        <w:rPr>
          <w:rFonts w:cs="Calibri"/>
          <w:sz w:val="24"/>
        </w:rPr>
      </w:pPr>
    </w:p>
    <w:p w14:paraId="48670DBC" w14:textId="77777777" w:rsidR="00DF72D4" w:rsidRPr="00E1497F" w:rsidRDefault="00DF72D4" w:rsidP="00DF72D4">
      <w:pPr>
        <w:rPr>
          <w:rFonts w:asciiTheme="majorHAnsi" w:hAnsiTheme="majorHAnsi" w:cs="Calibri"/>
        </w:rPr>
      </w:pPr>
    </w:p>
    <w:p w14:paraId="3486CA87" w14:textId="77777777" w:rsidR="00E20896" w:rsidRPr="00E1497F" w:rsidRDefault="00E20896" w:rsidP="00DF72D4">
      <w:pPr>
        <w:rPr>
          <w:rFonts w:cs="Calibri"/>
        </w:rPr>
      </w:pPr>
    </w:p>
    <w:p w14:paraId="32145FBB" w14:textId="77777777" w:rsidR="00DF72D4" w:rsidRPr="00E1497F" w:rsidRDefault="00DF72D4" w:rsidP="00DF72D4">
      <w:pPr>
        <w:rPr>
          <w:rFonts w:cs="Calibri"/>
        </w:rPr>
      </w:pPr>
      <w:bookmarkStart w:id="2" w:name="_GoBack"/>
      <w:bookmarkEnd w:id="2"/>
    </w:p>
    <w:p w14:paraId="52A955BC" w14:textId="77777777" w:rsidR="00DF72D4" w:rsidRDefault="00DF72D4" w:rsidP="00DF72D4">
      <w:pPr>
        <w:spacing w:after="0"/>
        <w:jc w:val="center"/>
        <w:rPr>
          <w:rFonts w:cs="Calibri"/>
          <w:sz w:val="32"/>
        </w:rPr>
      </w:pPr>
      <w:r w:rsidRPr="00E1497F">
        <w:rPr>
          <w:rFonts w:cs="Calibri"/>
          <w:sz w:val="32"/>
        </w:rPr>
        <w:t>Vorgelegt von:</w:t>
      </w:r>
    </w:p>
    <w:p w14:paraId="454AEE1B" w14:textId="77777777" w:rsidR="00DF72D4" w:rsidRDefault="00DF72D4" w:rsidP="00DF72D4">
      <w:pPr>
        <w:spacing w:after="0"/>
        <w:jc w:val="center"/>
        <w:rPr>
          <w:rFonts w:cs="Calibri"/>
          <w:sz w:val="32"/>
        </w:rPr>
      </w:pPr>
      <w:r w:rsidRPr="00DF72D4">
        <w:rPr>
          <w:rFonts w:cs="Calibri"/>
          <w:sz w:val="32"/>
        </w:rPr>
        <w:t>Gruppe Y</w:t>
      </w:r>
    </w:p>
    <w:tbl>
      <w:tblPr>
        <w:tblStyle w:val="Tabellenraster"/>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298"/>
        <w:gridCol w:w="4299"/>
      </w:tblGrid>
      <w:tr w:rsidR="00260BBC" w:rsidRPr="00DF72D4" w14:paraId="0DC93A25" w14:textId="77777777" w:rsidTr="00C023E8">
        <w:trPr>
          <w:jc w:val="center"/>
        </w:trPr>
        <w:tc>
          <w:tcPr>
            <w:tcW w:w="4298" w:type="dxa"/>
          </w:tcPr>
          <w:p w14:paraId="669D4F5B" w14:textId="77777777" w:rsidR="00260BBC" w:rsidRPr="00DF72D4" w:rsidRDefault="00260BBC" w:rsidP="00DF72D4">
            <w:pPr>
              <w:jc w:val="center"/>
              <w:rPr>
                <w:rFonts w:cs="Calibri"/>
                <w:sz w:val="24"/>
              </w:rPr>
            </w:pPr>
            <w:r w:rsidRPr="00DF72D4">
              <w:rPr>
                <w:rFonts w:cs="Calibri"/>
                <w:sz w:val="24"/>
              </w:rPr>
              <w:t>Rico Eisenberg</w:t>
            </w:r>
          </w:p>
        </w:tc>
        <w:tc>
          <w:tcPr>
            <w:tcW w:w="4299" w:type="dxa"/>
          </w:tcPr>
          <w:p w14:paraId="3BFA5630" w14:textId="77777777" w:rsidR="00260BBC" w:rsidRPr="00A22C6F" w:rsidRDefault="00B94507" w:rsidP="00DF72D4">
            <w:pPr>
              <w:jc w:val="center"/>
              <w:rPr>
                <w:rFonts w:cs="Calibri"/>
                <w:color w:val="000000" w:themeColor="text1"/>
                <w:sz w:val="24"/>
              </w:rPr>
            </w:pPr>
            <w:r w:rsidRPr="00B94507">
              <w:rPr>
                <w:rFonts w:cs="Calibri"/>
                <w:color w:val="000000" w:themeColor="text1"/>
                <w:sz w:val="24"/>
              </w:rPr>
              <w:t>s0561734</w:t>
            </w:r>
          </w:p>
        </w:tc>
      </w:tr>
      <w:tr w:rsidR="00260BBC" w:rsidRPr="00DF72D4" w14:paraId="7BA8D91A" w14:textId="77777777" w:rsidTr="00C023E8">
        <w:trPr>
          <w:jc w:val="center"/>
        </w:trPr>
        <w:tc>
          <w:tcPr>
            <w:tcW w:w="4298" w:type="dxa"/>
          </w:tcPr>
          <w:p w14:paraId="7BC85496" w14:textId="77777777" w:rsidR="00260BBC" w:rsidRPr="00DF72D4" w:rsidRDefault="00260BBC" w:rsidP="00DF72D4">
            <w:pPr>
              <w:jc w:val="center"/>
              <w:rPr>
                <w:rFonts w:cs="Calibri"/>
                <w:sz w:val="24"/>
              </w:rPr>
            </w:pPr>
            <w:r w:rsidRPr="00DF72D4">
              <w:rPr>
                <w:rFonts w:cs="Calibri"/>
                <w:sz w:val="24"/>
              </w:rPr>
              <w:t>Moritz Fabian Engers</w:t>
            </w:r>
          </w:p>
        </w:tc>
        <w:tc>
          <w:tcPr>
            <w:tcW w:w="4299" w:type="dxa"/>
          </w:tcPr>
          <w:p w14:paraId="4F61F2B5" w14:textId="77777777" w:rsidR="00260BBC" w:rsidRPr="00DF72D4" w:rsidRDefault="00A22C6F" w:rsidP="00DF72D4">
            <w:pPr>
              <w:jc w:val="center"/>
              <w:rPr>
                <w:rFonts w:cs="Calibri"/>
                <w:sz w:val="24"/>
              </w:rPr>
            </w:pPr>
            <w:r>
              <w:rPr>
                <w:rFonts w:cs="Calibri"/>
                <w:sz w:val="24"/>
              </w:rPr>
              <w:t>s0559037</w:t>
            </w:r>
          </w:p>
        </w:tc>
      </w:tr>
      <w:tr w:rsidR="00260BBC" w:rsidRPr="00DF72D4" w14:paraId="1ADA50ED" w14:textId="77777777" w:rsidTr="00C023E8">
        <w:trPr>
          <w:jc w:val="center"/>
        </w:trPr>
        <w:tc>
          <w:tcPr>
            <w:tcW w:w="4298" w:type="dxa"/>
          </w:tcPr>
          <w:p w14:paraId="179DA200" w14:textId="77777777" w:rsidR="00260BBC" w:rsidRPr="00DF72D4" w:rsidRDefault="00260BBC" w:rsidP="00DF72D4">
            <w:pPr>
              <w:jc w:val="center"/>
              <w:rPr>
                <w:rFonts w:cs="Calibri"/>
                <w:sz w:val="24"/>
              </w:rPr>
            </w:pPr>
            <w:r w:rsidRPr="00DF72D4">
              <w:rPr>
                <w:rFonts w:cs="Calibri"/>
                <w:sz w:val="24"/>
              </w:rPr>
              <w:t xml:space="preserve">Johann Jakob </w:t>
            </w:r>
            <w:proofErr w:type="spellStart"/>
            <w:r w:rsidRPr="00DF72D4">
              <w:rPr>
                <w:rFonts w:cs="Calibri"/>
                <w:sz w:val="24"/>
              </w:rPr>
              <w:t>Gillhoff</w:t>
            </w:r>
            <w:proofErr w:type="spellEnd"/>
          </w:p>
        </w:tc>
        <w:tc>
          <w:tcPr>
            <w:tcW w:w="4299" w:type="dxa"/>
          </w:tcPr>
          <w:p w14:paraId="155C8EAD" w14:textId="77777777" w:rsidR="00260BBC" w:rsidRPr="00A22C6F" w:rsidRDefault="007370B7" w:rsidP="00DF72D4">
            <w:pPr>
              <w:jc w:val="center"/>
              <w:rPr>
                <w:rFonts w:cs="Calibri"/>
                <w:color w:val="000000" w:themeColor="text1"/>
                <w:sz w:val="24"/>
              </w:rPr>
            </w:pPr>
            <w:r>
              <w:rPr>
                <w:rFonts w:cs="Calibri"/>
                <w:color w:val="000000" w:themeColor="text1"/>
                <w:sz w:val="24"/>
              </w:rPr>
              <w:t>S0559832</w:t>
            </w:r>
          </w:p>
        </w:tc>
      </w:tr>
      <w:tr w:rsidR="00260BBC" w:rsidRPr="00DF72D4" w14:paraId="141D5B35" w14:textId="77777777" w:rsidTr="00C023E8">
        <w:trPr>
          <w:jc w:val="center"/>
        </w:trPr>
        <w:tc>
          <w:tcPr>
            <w:tcW w:w="4298" w:type="dxa"/>
          </w:tcPr>
          <w:p w14:paraId="445F51EA" w14:textId="77777777" w:rsidR="00260BBC" w:rsidRPr="00DF72D4" w:rsidRDefault="00260BBC" w:rsidP="00DF72D4">
            <w:pPr>
              <w:jc w:val="center"/>
              <w:rPr>
                <w:rFonts w:cs="Calibri"/>
                <w:sz w:val="24"/>
              </w:rPr>
            </w:pPr>
            <w:r w:rsidRPr="00DF72D4">
              <w:rPr>
                <w:rFonts w:cs="Calibri"/>
                <w:sz w:val="24"/>
              </w:rPr>
              <w:t>Tony Nguyen Tien</w:t>
            </w:r>
          </w:p>
        </w:tc>
        <w:tc>
          <w:tcPr>
            <w:tcW w:w="4299" w:type="dxa"/>
          </w:tcPr>
          <w:p w14:paraId="17D6523B" w14:textId="77777777" w:rsidR="00260BBC" w:rsidRPr="00A22C6F" w:rsidRDefault="0005366E" w:rsidP="00DF72D4">
            <w:pPr>
              <w:jc w:val="center"/>
              <w:rPr>
                <w:rFonts w:cs="Calibri"/>
                <w:color w:val="000000" w:themeColor="text1"/>
                <w:sz w:val="24"/>
              </w:rPr>
            </w:pPr>
            <w:r>
              <w:rPr>
                <w:rFonts w:cs="Calibri"/>
                <w:color w:val="000000" w:themeColor="text1"/>
                <w:sz w:val="24"/>
              </w:rPr>
              <w:t>S0559503</w:t>
            </w:r>
          </w:p>
        </w:tc>
      </w:tr>
    </w:tbl>
    <w:p w14:paraId="4540B574" w14:textId="77777777" w:rsidR="00DF72D4" w:rsidRDefault="00DF72D4" w:rsidP="00DF72D4">
      <w:pPr>
        <w:spacing w:after="0"/>
        <w:jc w:val="center"/>
        <w:rPr>
          <w:rFonts w:cs="Calibri"/>
          <w:sz w:val="28"/>
          <w:szCs w:val="28"/>
        </w:rPr>
      </w:pPr>
    </w:p>
    <w:p w14:paraId="5E7DFBA1" w14:textId="77777777" w:rsidR="00DF72D4" w:rsidRPr="00C55B34" w:rsidRDefault="00DF72D4" w:rsidP="00DF72D4">
      <w:pPr>
        <w:spacing w:after="0"/>
        <w:jc w:val="center"/>
        <w:rPr>
          <w:rFonts w:cs="Calibri"/>
          <w:sz w:val="28"/>
          <w:szCs w:val="28"/>
        </w:rPr>
      </w:pPr>
      <w:r>
        <w:rPr>
          <w:rFonts w:cs="Calibri"/>
          <w:sz w:val="28"/>
          <w:szCs w:val="28"/>
        </w:rPr>
        <w:t xml:space="preserve">Berlin, </w:t>
      </w:r>
      <w:commentRangeStart w:id="3"/>
      <w:r w:rsidR="00A22C6F" w:rsidRPr="00A22C6F">
        <w:rPr>
          <w:rFonts w:cs="Calibri"/>
          <w:color w:val="000000" w:themeColor="text1"/>
          <w:sz w:val="28"/>
          <w:szCs w:val="28"/>
        </w:rPr>
        <w:t>den</w:t>
      </w:r>
      <w:commentRangeEnd w:id="3"/>
      <w:r w:rsidR="00A22C6F">
        <w:rPr>
          <w:rStyle w:val="Kommentarzeichen"/>
        </w:rPr>
        <w:commentReference w:id="3"/>
      </w:r>
      <w:r w:rsidR="008F2527">
        <w:rPr>
          <w:rFonts w:cs="Calibri"/>
          <w:color w:val="000000" w:themeColor="text1"/>
          <w:sz w:val="28"/>
          <w:szCs w:val="28"/>
        </w:rPr>
        <w:t xml:space="preserve"> 28.01.2019</w:t>
      </w:r>
      <w:r w:rsidR="00A22C6F">
        <w:rPr>
          <w:rFonts w:cs="Calibri"/>
          <w:color w:val="000000" w:themeColor="text1"/>
          <w:sz w:val="28"/>
          <w:szCs w:val="28"/>
        </w:rPr>
        <w:t xml:space="preserve"> </w:t>
      </w:r>
    </w:p>
    <w:p w14:paraId="222B3D2F" w14:textId="77777777" w:rsidR="00DF72D4" w:rsidRDefault="00DF72D4" w:rsidP="00DF72D4">
      <w:pPr>
        <w:rPr>
          <w:rFonts w:cs="Calibri"/>
          <w:sz w:val="28"/>
          <w:szCs w:val="28"/>
        </w:rPr>
      </w:pPr>
      <w:r w:rsidRPr="00C55B34">
        <w:rPr>
          <w:rFonts w:cs="Calibri"/>
          <w:sz w:val="28"/>
          <w:szCs w:val="28"/>
        </w:rPr>
        <w:br w:type="page"/>
      </w:r>
    </w:p>
    <w:bookmarkEnd w:id="1" w:displacedByCustomXml="next"/>
    <w:sdt>
      <w:sdtPr>
        <w:rPr>
          <w:rFonts w:ascii="Bookman Old Style" w:eastAsiaTheme="minorHAnsi" w:hAnsi="Bookman Old Style" w:cstheme="minorBidi"/>
          <w:color w:val="auto"/>
          <w:sz w:val="22"/>
          <w:szCs w:val="22"/>
          <w:lang w:eastAsia="en-US"/>
        </w:rPr>
        <w:id w:val="213864018"/>
        <w:docPartObj>
          <w:docPartGallery w:val="Table of Contents"/>
          <w:docPartUnique/>
        </w:docPartObj>
      </w:sdtPr>
      <w:sdtEndPr>
        <w:rPr>
          <w:b/>
          <w:bCs/>
        </w:rPr>
      </w:sdtEndPr>
      <w:sdtContent>
        <w:p w14:paraId="6FD70AEA" w14:textId="77777777" w:rsidR="004C1837" w:rsidRDefault="004C1837">
          <w:pPr>
            <w:pStyle w:val="Inhaltsverzeichnisberschrift"/>
          </w:pPr>
          <w:r>
            <w:t>Inhalt</w:t>
          </w:r>
        </w:p>
        <w:p w14:paraId="27CAA0DB" w14:textId="77777777" w:rsidR="00E37F86" w:rsidRDefault="00695D3B">
          <w:pPr>
            <w:pStyle w:val="Verzeichnis1"/>
            <w:tabs>
              <w:tab w:val="right" w:pos="9060"/>
            </w:tabs>
            <w:rPr>
              <w:rFonts w:eastAsiaTheme="minorEastAsia" w:cstheme="minorBidi"/>
              <w:b w:val="0"/>
              <w:bCs w:val="0"/>
              <w:noProof/>
              <w:sz w:val="22"/>
              <w:szCs w:val="22"/>
              <w:lang w:eastAsia="de-DE"/>
            </w:rPr>
          </w:pPr>
          <w:r>
            <w:fldChar w:fldCharType="begin"/>
          </w:r>
          <w:r>
            <w:instrText xml:space="preserve"> TOC \o "1-4" \h \z \u </w:instrText>
          </w:r>
          <w:r>
            <w:fldChar w:fldCharType="separate"/>
          </w:r>
          <w:hyperlink w:anchor="_Toc536213573" w:history="1">
            <w:r w:rsidR="00E37F86" w:rsidRPr="002C41CA">
              <w:rPr>
                <w:rStyle w:val="Hyperlink"/>
                <w:noProof/>
              </w:rPr>
              <w:t>Interaktives Modellhaus – Idee</w:t>
            </w:r>
            <w:r w:rsidR="00E37F86">
              <w:rPr>
                <w:noProof/>
                <w:webHidden/>
              </w:rPr>
              <w:tab/>
            </w:r>
            <w:r w:rsidR="00E37F86">
              <w:rPr>
                <w:noProof/>
                <w:webHidden/>
              </w:rPr>
              <w:fldChar w:fldCharType="begin"/>
            </w:r>
            <w:r w:rsidR="00E37F86">
              <w:rPr>
                <w:noProof/>
                <w:webHidden/>
              </w:rPr>
              <w:instrText xml:space="preserve"> PAGEREF _Toc536213573 \h </w:instrText>
            </w:r>
            <w:r w:rsidR="00E37F86">
              <w:rPr>
                <w:noProof/>
                <w:webHidden/>
              </w:rPr>
            </w:r>
            <w:r w:rsidR="00E37F86">
              <w:rPr>
                <w:noProof/>
                <w:webHidden/>
              </w:rPr>
              <w:fldChar w:fldCharType="separate"/>
            </w:r>
            <w:r w:rsidR="00E37F86">
              <w:rPr>
                <w:noProof/>
                <w:webHidden/>
              </w:rPr>
              <w:t>2</w:t>
            </w:r>
            <w:r w:rsidR="00E37F86">
              <w:rPr>
                <w:noProof/>
                <w:webHidden/>
              </w:rPr>
              <w:fldChar w:fldCharType="end"/>
            </w:r>
          </w:hyperlink>
        </w:p>
        <w:p w14:paraId="2389B020" w14:textId="77777777" w:rsidR="00E37F86" w:rsidRDefault="00F328FA">
          <w:pPr>
            <w:pStyle w:val="Verzeichnis2"/>
            <w:tabs>
              <w:tab w:val="right" w:pos="9060"/>
            </w:tabs>
            <w:rPr>
              <w:rFonts w:eastAsiaTheme="minorEastAsia" w:cstheme="minorBidi"/>
              <w:i w:val="0"/>
              <w:iCs w:val="0"/>
              <w:noProof/>
              <w:sz w:val="22"/>
              <w:szCs w:val="22"/>
              <w:lang w:eastAsia="de-DE"/>
            </w:rPr>
          </w:pPr>
          <w:hyperlink w:anchor="_Toc536213574" w:history="1">
            <w:r w:rsidR="00E37F86" w:rsidRPr="002C41CA">
              <w:rPr>
                <w:rStyle w:val="Hyperlink"/>
                <w:noProof/>
              </w:rPr>
              <w:t>Einsatzmöglichkeiten</w:t>
            </w:r>
            <w:r w:rsidR="00E37F86">
              <w:rPr>
                <w:noProof/>
                <w:webHidden/>
              </w:rPr>
              <w:tab/>
            </w:r>
            <w:r w:rsidR="00E37F86">
              <w:rPr>
                <w:noProof/>
                <w:webHidden/>
              </w:rPr>
              <w:fldChar w:fldCharType="begin"/>
            </w:r>
            <w:r w:rsidR="00E37F86">
              <w:rPr>
                <w:noProof/>
                <w:webHidden/>
              </w:rPr>
              <w:instrText xml:space="preserve"> PAGEREF _Toc536213574 \h </w:instrText>
            </w:r>
            <w:r w:rsidR="00E37F86">
              <w:rPr>
                <w:noProof/>
                <w:webHidden/>
              </w:rPr>
            </w:r>
            <w:r w:rsidR="00E37F86">
              <w:rPr>
                <w:noProof/>
                <w:webHidden/>
              </w:rPr>
              <w:fldChar w:fldCharType="separate"/>
            </w:r>
            <w:r w:rsidR="00E37F86">
              <w:rPr>
                <w:noProof/>
                <w:webHidden/>
              </w:rPr>
              <w:t>2</w:t>
            </w:r>
            <w:r w:rsidR="00E37F86">
              <w:rPr>
                <w:noProof/>
                <w:webHidden/>
              </w:rPr>
              <w:fldChar w:fldCharType="end"/>
            </w:r>
          </w:hyperlink>
        </w:p>
        <w:p w14:paraId="743688CC" w14:textId="77777777" w:rsidR="00E37F86" w:rsidRDefault="00F328FA">
          <w:pPr>
            <w:pStyle w:val="Verzeichnis1"/>
            <w:tabs>
              <w:tab w:val="right" w:pos="9060"/>
            </w:tabs>
            <w:rPr>
              <w:rFonts w:eastAsiaTheme="minorEastAsia" w:cstheme="minorBidi"/>
              <w:b w:val="0"/>
              <w:bCs w:val="0"/>
              <w:noProof/>
              <w:sz w:val="22"/>
              <w:szCs w:val="22"/>
              <w:lang w:eastAsia="de-DE"/>
            </w:rPr>
          </w:pPr>
          <w:hyperlink w:anchor="_Toc536213575" w:history="1">
            <w:r w:rsidR="00E37F86" w:rsidRPr="002C41CA">
              <w:rPr>
                <w:rStyle w:val="Hyperlink"/>
                <w:noProof/>
              </w:rPr>
              <w:t>Systembild</w:t>
            </w:r>
            <w:r w:rsidR="00E37F86">
              <w:rPr>
                <w:noProof/>
                <w:webHidden/>
              </w:rPr>
              <w:tab/>
            </w:r>
            <w:r w:rsidR="00E37F86">
              <w:rPr>
                <w:noProof/>
                <w:webHidden/>
              </w:rPr>
              <w:fldChar w:fldCharType="begin"/>
            </w:r>
            <w:r w:rsidR="00E37F86">
              <w:rPr>
                <w:noProof/>
                <w:webHidden/>
              </w:rPr>
              <w:instrText xml:space="preserve"> PAGEREF _Toc536213575 \h </w:instrText>
            </w:r>
            <w:r w:rsidR="00E37F86">
              <w:rPr>
                <w:noProof/>
                <w:webHidden/>
              </w:rPr>
            </w:r>
            <w:r w:rsidR="00E37F86">
              <w:rPr>
                <w:noProof/>
                <w:webHidden/>
              </w:rPr>
              <w:fldChar w:fldCharType="separate"/>
            </w:r>
            <w:r w:rsidR="00E37F86">
              <w:rPr>
                <w:noProof/>
                <w:webHidden/>
              </w:rPr>
              <w:t>2</w:t>
            </w:r>
            <w:r w:rsidR="00E37F86">
              <w:rPr>
                <w:noProof/>
                <w:webHidden/>
              </w:rPr>
              <w:fldChar w:fldCharType="end"/>
            </w:r>
          </w:hyperlink>
        </w:p>
        <w:p w14:paraId="6B2AFDC2" w14:textId="77777777" w:rsidR="00E37F86" w:rsidRDefault="00F328FA">
          <w:pPr>
            <w:pStyle w:val="Verzeichnis2"/>
            <w:tabs>
              <w:tab w:val="right" w:pos="9060"/>
            </w:tabs>
            <w:rPr>
              <w:rFonts w:eastAsiaTheme="minorEastAsia" w:cstheme="minorBidi"/>
              <w:i w:val="0"/>
              <w:iCs w:val="0"/>
              <w:noProof/>
              <w:sz w:val="22"/>
              <w:szCs w:val="22"/>
              <w:lang w:eastAsia="de-DE"/>
            </w:rPr>
          </w:pPr>
          <w:hyperlink w:anchor="_Toc536213576" w:history="1">
            <w:r w:rsidR="00E37F86" w:rsidRPr="002C41CA">
              <w:rPr>
                <w:rStyle w:val="Hyperlink"/>
                <w:noProof/>
              </w:rPr>
              <w:t>Handgesten</w:t>
            </w:r>
            <w:r w:rsidR="00E37F86">
              <w:rPr>
                <w:noProof/>
                <w:webHidden/>
              </w:rPr>
              <w:tab/>
            </w:r>
            <w:r w:rsidR="00E37F86">
              <w:rPr>
                <w:noProof/>
                <w:webHidden/>
              </w:rPr>
              <w:fldChar w:fldCharType="begin"/>
            </w:r>
            <w:r w:rsidR="00E37F86">
              <w:rPr>
                <w:noProof/>
                <w:webHidden/>
              </w:rPr>
              <w:instrText xml:space="preserve"> PAGEREF _Toc536213576 \h </w:instrText>
            </w:r>
            <w:r w:rsidR="00E37F86">
              <w:rPr>
                <w:noProof/>
                <w:webHidden/>
              </w:rPr>
            </w:r>
            <w:r w:rsidR="00E37F86">
              <w:rPr>
                <w:noProof/>
                <w:webHidden/>
              </w:rPr>
              <w:fldChar w:fldCharType="separate"/>
            </w:r>
            <w:r w:rsidR="00E37F86">
              <w:rPr>
                <w:noProof/>
                <w:webHidden/>
              </w:rPr>
              <w:t>3</w:t>
            </w:r>
            <w:r w:rsidR="00E37F86">
              <w:rPr>
                <w:noProof/>
                <w:webHidden/>
              </w:rPr>
              <w:fldChar w:fldCharType="end"/>
            </w:r>
          </w:hyperlink>
        </w:p>
        <w:p w14:paraId="6B55DADC" w14:textId="77777777" w:rsidR="00E37F86" w:rsidRDefault="00F328FA">
          <w:pPr>
            <w:pStyle w:val="Verzeichnis3"/>
            <w:tabs>
              <w:tab w:val="right" w:pos="9060"/>
            </w:tabs>
            <w:rPr>
              <w:rFonts w:eastAsiaTheme="minorEastAsia" w:cstheme="minorBidi"/>
              <w:noProof/>
              <w:sz w:val="22"/>
              <w:szCs w:val="22"/>
              <w:lang w:eastAsia="de-DE"/>
            </w:rPr>
          </w:pPr>
          <w:hyperlink w:anchor="_Toc536213577" w:history="1">
            <w:r w:rsidR="00E37F86" w:rsidRPr="002C41CA">
              <w:rPr>
                <w:rStyle w:val="Hyperlink"/>
                <w:noProof/>
              </w:rPr>
              <w:t>Kamera Positionen ändern</w:t>
            </w:r>
            <w:r w:rsidR="00E37F86">
              <w:rPr>
                <w:noProof/>
                <w:webHidden/>
              </w:rPr>
              <w:tab/>
            </w:r>
            <w:r w:rsidR="00E37F86">
              <w:rPr>
                <w:noProof/>
                <w:webHidden/>
              </w:rPr>
              <w:fldChar w:fldCharType="begin"/>
            </w:r>
            <w:r w:rsidR="00E37F86">
              <w:rPr>
                <w:noProof/>
                <w:webHidden/>
              </w:rPr>
              <w:instrText xml:space="preserve"> PAGEREF _Toc536213577 \h </w:instrText>
            </w:r>
            <w:r w:rsidR="00E37F86">
              <w:rPr>
                <w:noProof/>
                <w:webHidden/>
              </w:rPr>
            </w:r>
            <w:r w:rsidR="00E37F86">
              <w:rPr>
                <w:noProof/>
                <w:webHidden/>
              </w:rPr>
              <w:fldChar w:fldCharType="separate"/>
            </w:r>
            <w:r w:rsidR="00E37F86">
              <w:rPr>
                <w:noProof/>
                <w:webHidden/>
              </w:rPr>
              <w:t>3</w:t>
            </w:r>
            <w:r w:rsidR="00E37F86">
              <w:rPr>
                <w:noProof/>
                <w:webHidden/>
              </w:rPr>
              <w:fldChar w:fldCharType="end"/>
            </w:r>
          </w:hyperlink>
        </w:p>
        <w:p w14:paraId="57BA0C9A" w14:textId="77777777" w:rsidR="00E37F86" w:rsidRDefault="00F328FA">
          <w:pPr>
            <w:pStyle w:val="Verzeichnis3"/>
            <w:tabs>
              <w:tab w:val="right" w:pos="9060"/>
            </w:tabs>
            <w:rPr>
              <w:rFonts w:eastAsiaTheme="minorEastAsia" w:cstheme="minorBidi"/>
              <w:noProof/>
              <w:sz w:val="22"/>
              <w:szCs w:val="22"/>
              <w:lang w:eastAsia="de-DE"/>
            </w:rPr>
          </w:pPr>
          <w:hyperlink w:anchor="_Toc536213578" w:history="1">
            <w:r w:rsidR="00E37F86" w:rsidRPr="002C41CA">
              <w:rPr>
                <w:rStyle w:val="Hyperlink"/>
                <w:noProof/>
              </w:rPr>
              <w:t>Regen aktivieren</w:t>
            </w:r>
            <w:r w:rsidR="00E37F86">
              <w:rPr>
                <w:noProof/>
                <w:webHidden/>
              </w:rPr>
              <w:tab/>
            </w:r>
            <w:r w:rsidR="00E37F86">
              <w:rPr>
                <w:noProof/>
                <w:webHidden/>
              </w:rPr>
              <w:fldChar w:fldCharType="begin"/>
            </w:r>
            <w:r w:rsidR="00E37F86">
              <w:rPr>
                <w:noProof/>
                <w:webHidden/>
              </w:rPr>
              <w:instrText xml:space="preserve"> PAGEREF _Toc536213578 \h </w:instrText>
            </w:r>
            <w:r w:rsidR="00E37F86">
              <w:rPr>
                <w:noProof/>
                <w:webHidden/>
              </w:rPr>
            </w:r>
            <w:r w:rsidR="00E37F86">
              <w:rPr>
                <w:noProof/>
                <w:webHidden/>
              </w:rPr>
              <w:fldChar w:fldCharType="separate"/>
            </w:r>
            <w:r w:rsidR="00E37F86">
              <w:rPr>
                <w:noProof/>
                <w:webHidden/>
              </w:rPr>
              <w:t>3</w:t>
            </w:r>
            <w:r w:rsidR="00E37F86">
              <w:rPr>
                <w:noProof/>
                <w:webHidden/>
              </w:rPr>
              <w:fldChar w:fldCharType="end"/>
            </w:r>
          </w:hyperlink>
        </w:p>
        <w:p w14:paraId="17825254" w14:textId="77777777" w:rsidR="00E37F86" w:rsidRDefault="00F328FA">
          <w:pPr>
            <w:pStyle w:val="Verzeichnis2"/>
            <w:tabs>
              <w:tab w:val="right" w:pos="9060"/>
            </w:tabs>
            <w:rPr>
              <w:rFonts w:eastAsiaTheme="minorEastAsia" w:cstheme="minorBidi"/>
              <w:i w:val="0"/>
              <w:iCs w:val="0"/>
              <w:noProof/>
              <w:sz w:val="22"/>
              <w:szCs w:val="22"/>
              <w:lang w:eastAsia="de-DE"/>
            </w:rPr>
          </w:pPr>
          <w:hyperlink w:anchor="_Toc536213579" w:history="1">
            <w:r w:rsidR="00E37F86" w:rsidRPr="002C41CA">
              <w:rPr>
                <w:rStyle w:val="Hyperlink"/>
                <w:noProof/>
              </w:rPr>
              <w:t>Serielle Schnittstelle</w:t>
            </w:r>
            <w:r w:rsidR="00E37F86">
              <w:rPr>
                <w:noProof/>
                <w:webHidden/>
              </w:rPr>
              <w:tab/>
            </w:r>
            <w:r w:rsidR="00E37F86">
              <w:rPr>
                <w:noProof/>
                <w:webHidden/>
              </w:rPr>
              <w:fldChar w:fldCharType="begin"/>
            </w:r>
            <w:r w:rsidR="00E37F86">
              <w:rPr>
                <w:noProof/>
                <w:webHidden/>
              </w:rPr>
              <w:instrText xml:space="preserve"> PAGEREF _Toc536213579 \h </w:instrText>
            </w:r>
            <w:r w:rsidR="00E37F86">
              <w:rPr>
                <w:noProof/>
                <w:webHidden/>
              </w:rPr>
            </w:r>
            <w:r w:rsidR="00E37F86">
              <w:rPr>
                <w:noProof/>
                <w:webHidden/>
              </w:rPr>
              <w:fldChar w:fldCharType="separate"/>
            </w:r>
            <w:r w:rsidR="00E37F86">
              <w:rPr>
                <w:noProof/>
                <w:webHidden/>
              </w:rPr>
              <w:t>3</w:t>
            </w:r>
            <w:r w:rsidR="00E37F86">
              <w:rPr>
                <w:noProof/>
                <w:webHidden/>
              </w:rPr>
              <w:fldChar w:fldCharType="end"/>
            </w:r>
          </w:hyperlink>
        </w:p>
        <w:p w14:paraId="7D9D26F2" w14:textId="77777777" w:rsidR="00E37F86" w:rsidRDefault="00F328FA">
          <w:pPr>
            <w:pStyle w:val="Verzeichnis3"/>
            <w:tabs>
              <w:tab w:val="right" w:pos="9060"/>
            </w:tabs>
            <w:rPr>
              <w:rFonts w:eastAsiaTheme="minorEastAsia" w:cstheme="minorBidi"/>
              <w:noProof/>
              <w:sz w:val="22"/>
              <w:szCs w:val="22"/>
              <w:lang w:eastAsia="de-DE"/>
            </w:rPr>
          </w:pPr>
          <w:hyperlink w:anchor="_Toc536213580" w:history="1">
            <w:r w:rsidR="00E37F86" w:rsidRPr="002C41CA">
              <w:rPr>
                <w:rStyle w:val="Hyperlink"/>
                <w:noProof/>
              </w:rPr>
              <w:t>Sendende und Empfangende Struktur vom Arduino</w:t>
            </w:r>
            <w:r w:rsidR="00E37F86">
              <w:rPr>
                <w:noProof/>
                <w:webHidden/>
              </w:rPr>
              <w:tab/>
            </w:r>
            <w:r w:rsidR="00E37F86">
              <w:rPr>
                <w:noProof/>
                <w:webHidden/>
              </w:rPr>
              <w:fldChar w:fldCharType="begin"/>
            </w:r>
            <w:r w:rsidR="00E37F86">
              <w:rPr>
                <w:noProof/>
                <w:webHidden/>
              </w:rPr>
              <w:instrText xml:space="preserve"> PAGEREF _Toc536213580 \h </w:instrText>
            </w:r>
            <w:r w:rsidR="00E37F86">
              <w:rPr>
                <w:noProof/>
                <w:webHidden/>
              </w:rPr>
            </w:r>
            <w:r w:rsidR="00E37F86">
              <w:rPr>
                <w:noProof/>
                <w:webHidden/>
              </w:rPr>
              <w:fldChar w:fldCharType="separate"/>
            </w:r>
            <w:r w:rsidR="00E37F86">
              <w:rPr>
                <w:noProof/>
                <w:webHidden/>
              </w:rPr>
              <w:t>4</w:t>
            </w:r>
            <w:r w:rsidR="00E37F86">
              <w:rPr>
                <w:noProof/>
                <w:webHidden/>
              </w:rPr>
              <w:fldChar w:fldCharType="end"/>
            </w:r>
          </w:hyperlink>
        </w:p>
        <w:p w14:paraId="10EC083B" w14:textId="77777777" w:rsidR="00E37F86" w:rsidRDefault="00F328FA">
          <w:pPr>
            <w:pStyle w:val="Verzeichnis4"/>
            <w:tabs>
              <w:tab w:val="right" w:pos="9060"/>
            </w:tabs>
            <w:rPr>
              <w:rFonts w:eastAsiaTheme="minorEastAsia" w:cstheme="minorBidi"/>
              <w:noProof/>
              <w:sz w:val="22"/>
              <w:szCs w:val="22"/>
              <w:lang w:eastAsia="de-DE"/>
            </w:rPr>
          </w:pPr>
          <w:hyperlink w:anchor="_Toc536213581" w:history="1">
            <w:r w:rsidR="00E37F86" w:rsidRPr="002C41CA">
              <w:rPr>
                <w:rStyle w:val="Hyperlink"/>
                <w:noProof/>
              </w:rPr>
              <w:t>Sendet Arduino zu Unity</w:t>
            </w:r>
            <w:r w:rsidR="00E37F86">
              <w:rPr>
                <w:noProof/>
                <w:webHidden/>
              </w:rPr>
              <w:tab/>
            </w:r>
            <w:r w:rsidR="00E37F86">
              <w:rPr>
                <w:noProof/>
                <w:webHidden/>
              </w:rPr>
              <w:fldChar w:fldCharType="begin"/>
            </w:r>
            <w:r w:rsidR="00E37F86">
              <w:rPr>
                <w:noProof/>
                <w:webHidden/>
              </w:rPr>
              <w:instrText xml:space="preserve"> PAGEREF _Toc536213581 \h </w:instrText>
            </w:r>
            <w:r w:rsidR="00E37F86">
              <w:rPr>
                <w:noProof/>
                <w:webHidden/>
              </w:rPr>
            </w:r>
            <w:r w:rsidR="00E37F86">
              <w:rPr>
                <w:noProof/>
                <w:webHidden/>
              </w:rPr>
              <w:fldChar w:fldCharType="separate"/>
            </w:r>
            <w:r w:rsidR="00E37F86">
              <w:rPr>
                <w:noProof/>
                <w:webHidden/>
              </w:rPr>
              <w:t>4</w:t>
            </w:r>
            <w:r w:rsidR="00E37F86">
              <w:rPr>
                <w:noProof/>
                <w:webHidden/>
              </w:rPr>
              <w:fldChar w:fldCharType="end"/>
            </w:r>
          </w:hyperlink>
        </w:p>
        <w:p w14:paraId="4A046BB7" w14:textId="77777777" w:rsidR="00E37F86" w:rsidRDefault="00F328FA">
          <w:pPr>
            <w:pStyle w:val="Verzeichnis4"/>
            <w:tabs>
              <w:tab w:val="right" w:pos="9060"/>
            </w:tabs>
            <w:rPr>
              <w:rFonts w:eastAsiaTheme="minorEastAsia" w:cstheme="minorBidi"/>
              <w:noProof/>
              <w:sz w:val="22"/>
              <w:szCs w:val="22"/>
              <w:lang w:eastAsia="de-DE"/>
            </w:rPr>
          </w:pPr>
          <w:hyperlink w:anchor="_Toc536213582" w:history="1">
            <w:r w:rsidR="00E37F86" w:rsidRPr="002C41CA">
              <w:rPr>
                <w:rStyle w:val="Hyperlink"/>
                <w:noProof/>
              </w:rPr>
              <w:t>Empfängt Arduino von Unity</w:t>
            </w:r>
            <w:r w:rsidR="00E37F86">
              <w:rPr>
                <w:noProof/>
                <w:webHidden/>
              </w:rPr>
              <w:tab/>
            </w:r>
            <w:r w:rsidR="00E37F86">
              <w:rPr>
                <w:noProof/>
                <w:webHidden/>
              </w:rPr>
              <w:fldChar w:fldCharType="begin"/>
            </w:r>
            <w:r w:rsidR="00E37F86">
              <w:rPr>
                <w:noProof/>
                <w:webHidden/>
              </w:rPr>
              <w:instrText xml:space="preserve"> PAGEREF _Toc536213582 \h </w:instrText>
            </w:r>
            <w:r w:rsidR="00E37F86">
              <w:rPr>
                <w:noProof/>
                <w:webHidden/>
              </w:rPr>
            </w:r>
            <w:r w:rsidR="00E37F86">
              <w:rPr>
                <w:noProof/>
                <w:webHidden/>
              </w:rPr>
              <w:fldChar w:fldCharType="separate"/>
            </w:r>
            <w:r w:rsidR="00E37F86">
              <w:rPr>
                <w:noProof/>
                <w:webHidden/>
              </w:rPr>
              <w:t>4</w:t>
            </w:r>
            <w:r w:rsidR="00E37F86">
              <w:rPr>
                <w:noProof/>
                <w:webHidden/>
              </w:rPr>
              <w:fldChar w:fldCharType="end"/>
            </w:r>
          </w:hyperlink>
        </w:p>
        <w:p w14:paraId="26A532BC" w14:textId="77777777" w:rsidR="00E37F86" w:rsidRDefault="00F328FA">
          <w:pPr>
            <w:pStyle w:val="Verzeichnis1"/>
            <w:tabs>
              <w:tab w:val="right" w:pos="9060"/>
            </w:tabs>
            <w:rPr>
              <w:rFonts w:eastAsiaTheme="minorEastAsia" w:cstheme="minorBidi"/>
              <w:b w:val="0"/>
              <w:bCs w:val="0"/>
              <w:noProof/>
              <w:sz w:val="22"/>
              <w:szCs w:val="22"/>
              <w:lang w:eastAsia="de-DE"/>
            </w:rPr>
          </w:pPr>
          <w:hyperlink w:anchor="_Toc536213583" w:history="1">
            <w:r w:rsidR="00E37F86" w:rsidRPr="002C41CA">
              <w:rPr>
                <w:rStyle w:val="Hyperlink"/>
                <w:noProof/>
              </w:rPr>
              <w:t>Umsetzung</w:t>
            </w:r>
            <w:r w:rsidR="00E37F86">
              <w:rPr>
                <w:noProof/>
                <w:webHidden/>
              </w:rPr>
              <w:tab/>
            </w:r>
            <w:r w:rsidR="00E37F86">
              <w:rPr>
                <w:noProof/>
                <w:webHidden/>
              </w:rPr>
              <w:fldChar w:fldCharType="begin"/>
            </w:r>
            <w:r w:rsidR="00E37F86">
              <w:rPr>
                <w:noProof/>
                <w:webHidden/>
              </w:rPr>
              <w:instrText xml:space="preserve"> PAGEREF _Toc536213583 \h </w:instrText>
            </w:r>
            <w:r w:rsidR="00E37F86">
              <w:rPr>
                <w:noProof/>
                <w:webHidden/>
              </w:rPr>
            </w:r>
            <w:r w:rsidR="00E37F86">
              <w:rPr>
                <w:noProof/>
                <w:webHidden/>
              </w:rPr>
              <w:fldChar w:fldCharType="separate"/>
            </w:r>
            <w:r w:rsidR="00E37F86">
              <w:rPr>
                <w:noProof/>
                <w:webHidden/>
              </w:rPr>
              <w:t>4</w:t>
            </w:r>
            <w:r w:rsidR="00E37F86">
              <w:rPr>
                <w:noProof/>
                <w:webHidden/>
              </w:rPr>
              <w:fldChar w:fldCharType="end"/>
            </w:r>
          </w:hyperlink>
        </w:p>
        <w:p w14:paraId="2A981550" w14:textId="77777777" w:rsidR="00E37F86" w:rsidRDefault="00F328FA">
          <w:pPr>
            <w:pStyle w:val="Verzeichnis2"/>
            <w:tabs>
              <w:tab w:val="right" w:pos="9060"/>
            </w:tabs>
            <w:rPr>
              <w:rFonts w:eastAsiaTheme="minorEastAsia" w:cstheme="minorBidi"/>
              <w:i w:val="0"/>
              <w:iCs w:val="0"/>
              <w:noProof/>
              <w:sz w:val="22"/>
              <w:szCs w:val="22"/>
              <w:lang w:eastAsia="de-DE"/>
            </w:rPr>
          </w:pPr>
          <w:hyperlink w:anchor="_Toc536213584" w:history="1">
            <w:r w:rsidR="00E37F86" w:rsidRPr="002C41CA">
              <w:rPr>
                <w:rStyle w:val="Hyperlink"/>
                <w:noProof/>
              </w:rPr>
              <w:t>Erstellung des Realen Modellhauses</w:t>
            </w:r>
            <w:r w:rsidR="00E37F86">
              <w:rPr>
                <w:noProof/>
                <w:webHidden/>
              </w:rPr>
              <w:tab/>
            </w:r>
            <w:r w:rsidR="00E37F86">
              <w:rPr>
                <w:noProof/>
                <w:webHidden/>
              </w:rPr>
              <w:fldChar w:fldCharType="begin"/>
            </w:r>
            <w:r w:rsidR="00E37F86">
              <w:rPr>
                <w:noProof/>
                <w:webHidden/>
              </w:rPr>
              <w:instrText xml:space="preserve"> PAGEREF _Toc536213584 \h </w:instrText>
            </w:r>
            <w:r w:rsidR="00E37F86">
              <w:rPr>
                <w:noProof/>
                <w:webHidden/>
              </w:rPr>
            </w:r>
            <w:r w:rsidR="00E37F86">
              <w:rPr>
                <w:noProof/>
                <w:webHidden/>
              </w:rPr>
              <w:fldChar w:fldCharType="separate"/>
            </w:r>
            <w:r w:rsidR="00E37F86">
              <w:rPr>
                <w:noProof/>
                <w:webHidden/>
              </w:rPr>
              <w:t>4</w:t>
            </w:r>
            <w:r w:rsidR="00E37F86">
              <w:rPr>
                <w:noProof/>
                <w:webHidden/>
              </w:rPr>
              <w:fldChar w:fldCharType="end"/>
            </w:r>
          </w:hyperlink>
        </w:p>
        <w:p w14:paraId="27766EB0" w14:textId="77777777" w:rsidR="00E37F86" w:rsidRDefault="00F328FA">
          <w:pPr>
            <w:pStyle w:val="Verzeichnis3"/>
            <w:tabs>
              <w:tab w:val="right" w:pos="9060"/>
            </w:tabs>
            <w:rPr>
              <w:rFonts w:eastAsiaTheme="minorEastAsia" w:cstheme="minorBidi"/>
              <w:noProof/>
              <w:sz w:val="22"/>
              <w:szCs w:val="22"/>
              <w:lang w:eastAsia="de-DE"/>
            </w:rPr>
          </w:pPr>
          <w:hyperlink w:anchor="_Toc536213585" w:history="1">
            <w:r w:rsidR="00E37F86" w:rsidRPr="002C41CA">
              <w:rPr>
                <w:rStyle w:val="Hyperlink"/>
                <w:noProof/>
              </w:rPr>
              <w:t>Aufbau des Hauses</w:t>
            </w:r>
            <w:r w:rsidR="00E37F86">
              <w:rPr>
                <w:noProof/>
                <w:webHidden/>
              </w:rPr>
              <w:tab/>
            </w:r>
            <w:r w:rsidR="00E37F86">
              <w:rPr>
                <w:noProof/>
                <w:webHidden/>
              </w:rPr>
              <w:fldChar w:fldCharType="begin"/>
            </w:r>
            <w:r w:rsidR="00E37F86">
              <w:rPr>
                <w:noProof/>
                <w:webHidden/>
              </w:rPr>
              <w:instrText xml:space="preserve"> PAGEREF _Toc536213585 \h </w:instrText>
            </w:r>
            <w:r w:rsidR="00E37F86">
              <w:rPr>
                <w:noProof/>
                <w:webHidden/>
              </w:rPr>
            </w:r>
            <w:r w:rsidR="00E37F86">
              <w:rPr>
                <w:noProof/>
                <w:webHidden/>
              </w:rPr>
              <w:fldChar w:fldCharType="separate"/>
            </w:r>
            <w:r w:rsidR="00E37F86">
              <w:rPr>
                <w:noProof/>
                <w:webHidden/>
              </w:rPr>
              <w:t>4</w:t>
            </w:r>
            <w:r w:rsidR="00E37F86">
              <w:rPr>
                <w:noProof/>
                <w:webHidden/>
              </w:rPr>
              <w:fldChar w:fldCharType="end"/>
            </w:r>
          </w:hyperlink>
        </w:p>
        <w:p w14:paraId="05811A80" w14:textId="77777777" w:rsidR="00E37F86" w:rsidRDefault="00F328FA">
          <w:pPr>
            <w:pStyle w:val="Verzeichnis3"/>
            <w:tabs>
              <w:tab w:val="right" w:pos="9060"/>
            </w:tabs>
            <w:rPr>
              <w:rFonts w:eastAsiaTheme="minorEastAsia" w:cstheme="minorBidi"/>
              <w:noProof/>
              <w:sz w:val="22"/>
              <w:szCs w:val="22"/>
              <w:lang w:eastAsia="de-DE"/>
            </w:rPr>
          </w:pPr>
          <w:hyperlink w:anchor="_Toc536213586" w:history="1">
            <w:r w:rsidR="00E37F86" w:rsidRPr="002C41CA">
              <w:rPr>
                <w:rStyle w:val="Hyperlink"/>
                <w:noProof/>
              </w:rPr>
              <w:t>Programmierung des Arduinos</w:t>
            </w:r>
            <w:r w:rsidR="00E37F86">
              <w:rPr>
                <w:noProof/>
                <w:webHidden/>
              </w:rPr>
              <w:tab/>
            </w:r>
            <w:r w:rsidR="00E37F86">
              <w:rPr>
                <w:noProof/>
                <w:webHidden/>
              </w:rPr>
              <w:fldChar w:fldCharType="begin"/>
            </w:r>
            <w:r w:rsidR="00E37F86">
              <w:rPr>
                <w:noProof/>
                <w:webHidden/>
              </w:rPr>
              <w:instrText xml:space="preserve"> PAGEREF _Toc536213586 \h </w:instrText>
            </w:r>
            <w:r w:rsidR="00E37F86">
              <w:rPr>
                <w:noProof/>
                <w:webHidden/>
              </w:rPr>
            </w:r>
            <w:r w:rsidR="00E37F86">
              <w:rPr>
                <w:noProof/>
                <w:webHidden/>
              </w:rPr>
              <w:fldChar w:fldCharType="separate"/>
            </w:r>
            <w:r w:rsidR="00E37F86">
              <w:rPr>
                <w:noProof/>
                <w:webHidden/>
              </w:rPr>
              <w:t>4</w:t>
            </w:r>
            <w:r w:rsidR="00E37F86">
              <w:rPr>
                <w:noProof/>
                <w:webHidden/>
              </w:rPr>
              <w:fldChar w:fldCharType="end"/>
            </w:r>
          </w:hyperlink>
        </w:p>
        <w:p w14:paraId="44E25BB2" w14:textId="77777777" w:rsidR="00E37F86" w:rsidRDefault="00F328FA">
          <w:pPr>
            <w:pStyle w:val="Verzeichnis3"/>
            <w:tabs>
              <w:tab w:val="right" w:pos="9060"/>
            </w:tabs>
            <w:rPr>
              <w:rFonts w:eastAsiaTheme="minorEastAsia" w:cstheme="minorBidi"/>
              <w:noProof/>
              <w:sz w:val="22"/>
              <w:szCs w:val="22"/>
              <w:lang w:eastAsia="de-DE"/>
            </w:rPr>
          </w:pPr>
          <w:hyperlink w:anchor="_Toc536213587" w:history="1">
            <w:r w:rsidR="00E37F86" w:rsidRPr="002C41CA">
              <w:rPr>
                <w:rStyle w:val="Hyperlink"/>
                <w:noProof/>
              </w:rPr>
              <w:t>Empfang und Verarbeitung der Daten in Unity</w:t>
            </w:r>
            <w:r w:rsidR="00E37F86">
              <w:rPr>
                <w:noProof/>
                <w:webHidden/>
              </w:rPr>
              <w:tab/>
            </w:r>
            <w:r w:rsidR="00E37F86">
              <w:rPr>
                <w:noProof/>
                <w:webHidden/>
              </w:rPr>
              <w:fldChar w:fldCharType="begin"/>
            </w:r>
            <w:r w:rsidR="00E37F86">
              <w:rPr>
                <w:noProof/>
                <w:webHidden/>
              </w:rPr>
              <w:instrText xml:space="preserve"> PAGEREF _Toc536213587 \h </w:instrText>
            </w:r>
            <w:r w:rsidR="00E37F86">
              <w:rPr>
                <w:noProof/>
                <w:webHidden/>
              </w:rPr>
            </w:r>
            <w:r w:rsidR="00E37F86">
              <w:rPr>
                <w:noProof/>
                <w:webHidden/>
              </w:rPr>
              <w:fldChar w:fldCharType="separate"/>
            </w:r>
            <w:r w:rsidR="00E37F86">
              <w:rPr>
                <w:noProof/>
                <w:webHidden/>
              </w:rPr>
              <w:t>5</w:t>
            </w:r>
            <w:r w:rsidR="00E37F86">
              <w:rPr>
                <w:noProof/>
                <w:webHidden/>
              </w:rPr>
              <w:fldChar w:fldCharType="end"/>
            </w:r>
          </w:hyperlink>
        </w:p>
        <w:p w14:paraId="3AE4822C" w14:textId="77777777" w:rsidR="00E37F86" w:rsidRDefault="00F328FA">
          <w:pPr>
            <w:pStyle w:val="Verzeichnis2"/>
            <w:tabs>
              <w:tab w:val="right" w:pos="9060"/>
            </w:tabs>
            <w:rPr>
              <w:rFonts w:eastAsiaTheme="minorEastAsia" w:cstheme="minorBidi"/>
              <w:i w:val="0"/>
              <w:iCs w:val="0"/>
              <w:noProof/>
              <w:sz w:val="22"/>
              <w:szCs w:val="22"/>
              <w:lang w:eastAsia="de-DE"/>
            </w:rPr>
          </w:pPr>
          <w:hyperlink w:anchor="_Toc536213588" w:history="1">
            <w:r w:rsidR="00E37F86" w:rsidRPr="002C41CA">
              <w:rPr>
                <w:rStyle w:val="Hyperlink"/>
                <w:noProof/>
              </w:rPr>
              <w:t>Erstellung des virtuellen Modellhauses in Unity</w:t>
            </w:r>
            <w:r w:rsidR="00E37F86">
              <w:rPr>
                <w:noProof/>
                <w:webHidden/>
              </w:rPr>
              <w:tab/>
            </w:r>
            <w:r w:rsidR="00E37F86">
              <w:rPr>
                <w:noProof/>
                <w:webHidden/>
              </w:rPr>
              <w:fldChar w:fldCharType="begin"/>
            </w:r>
            <w:r w:rsidR="00E37F86">
              <w:rPr>
                <w:noProof/>
                <w:webHidden/>
              </w:rPr>
              <w:instrText xml:space="preserve"> PAGEREF _Toc536213588 \h </w:instrText>
            </w:r>
            <w:r w:rsidR="00E37F86">
              <w:rPr>
                <w:noProof/>
                <w:webHidden/>
              </w:rPr>
            </w:r>
            <w:r w:rsidR="00E37F86">
              <w:rPr>
                <w:noProof/>
                <w:webHidden/>
              </w:rPr>
              <w:fldChar w:fldCharType="separate"/>
            </w:r>
            <w:r w:rsidR="00E37F86">
              <w:rPr>
                <w:noProof/>
                <w:webHidden/>
              </w:rPr>
              <w:t>5</w:t>
            </w:r>
            <w:r w:rsidR="00E37F86">
              <w:rPr>
                <w:noProof/>
                <w:webHidden/>
              </w:rPr>
              <w:fldChar w:fldCharType="end"/>
            </w:r>
          </w:hyperlink>
        </w:p>
        <w:p w14:paraId="6B62A8E6" w14:textId="77777777" w:rsidR="00E37F86" w:rsidRDefault="00F328FA">
          <w:pPr>
            <w:pStyle w:val="Verzeichnis3"/>
            <w:tabs>
              <w:tab w:val="right" w:pos="9060"/>
            </w:tabs>
            <w:rPr>
              <w:rFonts w:eastAsiaTheme="minorEastAsia" w:cstheme="minorBidi"/>
              <w:noProof/>
              <w:sz w:val="22"/>
              <w:szCs w:val="22"/>
              <w:lang w:eastAsia="de-DE"/>
            </w:rPr>
          </w:pPr>
          <w:hyperlink w:anchor="_Toc536213589" w:history="1">
            <w:r w:rsidR="00E37F86" w:rsidRPr="002C41CA">
              <w:rPr>
                <w:rStyle w:val="Hyperlink"/>
                <w:noProof/>
              </w:rPr>
              <w:t>Erstellung eines 3D Modells</w:t>
            </w:r>
            <w:r w:rsidR="00E37F86">
              <w:rPr>
                <w:noProof/>
                <w:webHidden/>
              </w:rPr>
              <w:tab/>
            </w:r>
            <w:r w:rsidR="00E37F86">
              <w:rPr>
                <w:noProof/>
                <w:webHidden/>
              </w:rPr>
              <w:fldChar w:fldCharType="begin"/>
            </w:r>
            <w:r w:rsidR="00E37F86">
              <w:rPr>
                <w:noProof/>
                <w:webHidden/>
              </w:rPr>
              <w:instrText xml:space="preserve"> PAGEREF _Toc536213589 \h </w:instrText>
            </w:r>
            <w:r w:rsidR="00E37F86">
              <w:rPr>
                <w:noProof/>
                <w:webHidden/>
              </w:rPr>
            </w:r>
            <w:r w:rsidR="00E37F86">
              <w:rPr>
                <w:noProof/>
                <w:webHidden/>
              </w:rPr>
              <w:fldChar w:fldCharType="separate"/>
            </w:r>
            <w:r w:rsidR="00E37F86">
              <w:rPr>
                <w:noProof/>
                <w:webHidden/>
              </w:rPr>
              <w:t>5</w:t>
            </w:r>
            <w:r w:rsidR="00E37F86">
              <w:rPr>
                <w:noProof/>
                <w:webHidden/>
              </w:rPr>
              <w:fldChar w:fldCharType="end"/>
            </w:r>
          </w:hyperlink>
        </w:p>
        <w:p w14:paraId="42F6745E" w14:textId="77777777" w:rsidR="00E37F86" w:rsidRDefault="00F328FA">
          <w:pPr>
            <w:pStyle w:val="Verzeichnis3"/>
            <w:tabs>
              <w:tab w:val="right" w:pos="9060"/>
            </w:tabs>
            <w:rPr>
              <w:rFonts w:eastAsiaTheme="minorEastAsia" w:cstheme="minorBidi"/>
              <w:noProof/>
              <w:sz w:val="22"/>
              <w:szCs w:val="22"/>
              <w:lang w:eastAsia="de-DE"/>
            </w:rPr>
          </w:pPr>
          <w:hyperlink w:anchor="_Toc536213590" w:history="1">
            <w:r w:rsidR="00E37F86" w:rsidRPr="002C41CA">
              <w:rPr>
                <w:rStyle w:val="Hyperlink"/>
                <w:noProof/>
              </w:rPr>
              <w:t>Auswirkungen auf das 3D Modell erstellen</w:t>
            </w:r>
            <w:r w:rsidR="00E37F86">
              <w:rPr>
                <w:noProof/>
                <w:webHidden/>
              </w:rPr>
              <w:tab/>
            </w:r>
            <w:r w:rsidR="00E37F86">
              <w:rPr>
                <w:noProof/>
                <w:webHidden/>
              </w:rPr>
              <w:fldChar w:fldCharType="begin"/>
            </w:r>
            <w:r w:rsidR="00E37F86">
              <w:rPr>
                <w:noProof/>
                <w:webHidden/>
              </w:rPr>
              <w:instrText xml:space="preserve"> PAGEREF _Toc536213590 \h </w:instrText>
            </w:r>
            <w:r w:rsidR="00E37F86">
              <w:rPr>
                <w:noProof/>
                <w:webHidden/>
              </w:rPr>
            </w:r>
            <w:r w:rsidR="00E37F86">
              <w:rPr>
                <w:noProof/>
                <w:webHidden/>
              </w:rPr>
              <w:fldChar w:fldCharType="separate"/>
            </w:r>
            <w:r w:rsidR="00E37F86">
              <w:rPr>
                <w:noProof/>
                <w:webHidden/>
              </w:rPr>
              <w:t>6</w:t>
            </w:r>
            <w:r w:rsidR="00E37F86">
              <w:rPr>
                <w:noProof/>
                <w:webHidden/>
              </w:rPr>
              <w:fldChar w:fldCharType="end"/>
            </w:r>
          </w:hyperlink>
        </w:p>
        <w:p w14:paraId="03DB1AE3" w14:textId="77777777" w:rsidR="00E37F86" w:rsidRDefault="00F328FA">
          <w:pPr>
            <w:pStyle w:val="Verzeichnis4"/>
            <w:tabs>
              <w:tab w:val="right" w:pos="9060"/>
            </w:tabs>
            <w:rPr>
              <w:rFonts w:eastAsiaTheme="minorEastAsia" w:cstheme="minorBidi"/>
              <w:noProof/>
              <w:sz w:val="22"/>
              <w:szCs w:val="22"/>
              <w:lang w:eastAsia="de-DE"/>
            </w:rPr>
          </w:pPr>
          <w:hyperlink w:anchor="_Toc536213591" w:history="1">
            <w:r w:rsidR="00E37F86" w:rsidRPr="002C41CA">
              <w:rPr>
                <w:rStyle w:val="Hyperlink"/>
                <w:noProof/>
              </w:rPr>
              <w:t>Veränderndes Wetter</w:t>
            </w:r>
            <w:r w:rsidR="00E37F86">
              <w:rPr>
                <w:noProof/>
                <w:webHidden/>
              </w:rPr>
              <w:tab/>
            </w:r>
            <w:r w:rsidR="00E37F86">
              <w:rPr>
                <w:noProof/>
                <w:webHidden/>
              </w:rPr>
              <w:fldChar w:fldCharType="begin"/>
            </w:r>
            <w:r w:rsidR="00E37F86">
              <w:rPr>
                <w:noProof/>
                <w:webHidden/>
              </w:rPr>
              <w:instrText xml:space="preserve"> PAGEREF _Toc536213591 \h </w:instrText>
            </w:r>
            <w:r w:rsidR="00E37F86">
              <w:rPr>
                <w:noProof/>
                <w:webHidden/>
              </w:rPr>
            </w:r>
            <w:r w:rsidR="00E37F86">
              <w:rPr>
                <w:noProof/>
                <w:webHidden/>
              </w:rPr>
              <w:fldChar w:fldCharType="separate"/>
            </w:r>
            <w:r w:rsidR="00E37F86">
              <w:rPr>
                <w:noProof/>
                <w:webHidden/>
              </w:rPr>
              <w:t>6</w:t>
            </w:r>
            <w:r w:rsidR="00E37F86">
              <w:rPr>
                <w:noProof/>
                <w:webHidden/>
              </w:rPr>
              <w:fldChar w:fldCharType="end"/>
            </w:r>
          </w:hyperlink>
        </w:p>
        <w:p w14:paraId="07A316B0" w14:textId="77777777" w:rsidR="00E37F86" w:rsidRDefault="00F328FA">
          <w:pPr>
            <w:pStyle w:val="Verzeichnis3"/>
            <w:tabs>
              <w:tab w:val="right" w:pos="9060"/>
            </w:tabs>
            <w:rPr>
              <w:rFonts w:eastAsiaTheme="minorEastAsia" w:cstheme="minorBidi"/>
              <w:noProof/>
              <w:sz w:val="22"/>
              <w:szCs w:val="22"/>
              <w:lang w:eastAsia="de-DE"/>
            </w:rPr>
          </w:pPr>
          <w:hyperlink w:anchor="_Toc536213592" w:history="1">
            <w:r w:rsidR="00E37F86" w:rsidRPr="002C41CA">
              <w:rPr>
                <w:rStyle w:val="Hyperlink"/>
                <w:noProof/>
              </w:rPr>
              <w:t>Erfassung der Leap Motion Gesten</w:t>
            </w:r>
            <w:r w:rsidR="00E37F86">
              <w:rPr>
                <w:noProof/>
                <w:webHidden/>
              </w:rPr>
              <w:tab/>
            </w:r>
            <w:r w:rsidR="00E37F86">
              <w:rPr>
                <w:noProof/>
                <w:webHidden/>
              </w:rPr>
              <w:fldChar w:fldCharType="begin"/>
            </w:r>
            <w:r w:rsidR="00E37F86">
              <w:rPr>
                <w:noProof/>
                <w:webHidden/>
              </w:rPr>
              <w:instrText xml:space="preserve"> PAGEREF _Toc536213592 \h </w:instrText>
            </w:r>
            <w:r w:rsidR="00E37F86">
              <w:rPr>
                <w:noProof/>
                <w:webHidden/>
              </w:rPr>
            </w:r>
            <w:r w:rsidR="00E37F86">
              <w:rPr>
                <w:noProof/>
                <w:webHidden/>
              </w:rPr>
              <w:fldChar w:fldCharType="separate"/>
            </w:r>
            <w:r w:rsidR="00E37F86">
              <w:rPr>
                <w:noProof/>
                <w:webHidden/>
              </w:rPr>
              <w:t>6</w:t>
            </w:r>
            <w:r w:rsidR="00E37F86">
              <w:rPr>
                <w:noProof/>
                <w:webHidden/>
              </w:rPr>
              <w:fldChar w:fldCharType="end"/>
            </w:r>
          </w:hyperlink>
        </w:p>
        <w:p w14:paraId="16AA1576" w14:textId="77777777" w:rsidR="00E37F86" w:rsidRDefault="00F328FA">
          <w:pPr>
            <w:pStyle w:val="Verzeichnis3"/>
            <w:tabs>
              <w:tab w:val="right" w:pos="9060"/>
            </w:tabs>
            <w:rPr>
              <w:rFonts w:eastAsiaTheme="minorEastAsia" w:cstheme="minorBidi"/>
              <w:noProof/>
              <w:sz w:val="22"/>
              <w:szCs w:val="22"/>
              <w:lang w:eastAsia="de-DE"/>
            </w:rPr>
          </w:pPr>
          <w:hyperlink w:anchor="_Toc536213593" w:history="1">
            <w:r w:rsidR="00E37F86" w:rsidRPr="002C41CA">
              <w:rPr>
                <w:rStyle w:val="Hyperlink"/>
                <w:noProof/>
              </w:rPr>
              <w:t>Controller: Der alles Verbindet</w:t>
            </w:r>
            <w:r w:rsidR="00E37F86">
              <w:rPr>
                <w:noProof/>
                <w:webHidden/>
              </w:rPr>
              <w:tab/>
            </w:r>
            <w:r w:rsidR="00E37F86">
              <w:rPr>
                <w:noProof/>
                <w:webHidden/>
              </w:rPr>
              <w:fldChar w:fldCharType="begin"/>
            </w:r>
            <w:r w:rsidR="00E37F86">
              <w:rPr>
                <w:noProof/>
                <w:webHidden/>
              </w:rPr>
              <w:instrText xml:space="preserve"> PAGEREF _Toc536213593 \h </w:instrText>
            </w:r>
            <w:r w:rsidR="00E37F86">
              <w:rPr>
                <w:noProof/>
                <w:webHidden/>
              </w:rPr>
            </w:r>
            <w:r w:rsidR="00E37F86">
              <w:rPr>
                <w:noProof/>
                <w:webHidden/>
              </w:rPr>
              <w:fldChar w:fldCharType="separate"/>
            </w:r>
            <w:r w:rsidR="00E37F86">
              <w:rPr>
                <w:noProof/>
                <w:webHidden/>
              </w:rPr>
              <w:t>7</w:t>
            </w:r>
            <w:r w:rsidR="00E37F86">
              <w:rPr>
                <w:noProof/>
                <w:webHidden/>
              </w:rPr>
              <w:fldChar w:fldCharType="end"/>
            </w:r>
          </w:hyperlink>
        </w:p>
        <w:p w14:paraId="16061A33" w14:textId="77777777" w:rsidR="00E37F86" w:rsidRDefault="00F328FA">
          <w:pPr>
            <w:pStyle w:val="Verzeichnis1"/>
            <w:tabs>
              <w:tab w:val="right" w:pos="9060"/>
            </w:tabs>
            <w:rPr>
              <w:rFonts w:eastAsiaTheme="minorEastAsia" w:cstheme="minorBidi"/>
              <w:b w:val="0"/>
              <w:bCs w:val="0"/>
              <w:noProof/>
              <w:sz w:val="22"/>
              <w:szCs w:val="22"/>
              <w:lang w:eastAsia="de-DE"/>
            </w:rPr>
          </w:pPr>
          <w:hyperlink w:anchor="_Toc536213594" w:history="1">
            <w:r w:rsidR="00E37F86" w:rsidRPr="002C41CA">
              <w:rPr>
                <w:rStyle w:val="Hyperlink"/>
                <w:noProof/>
              </w:rPr>
              <w:t>Aufgetretene Probleme</w:t>
            </w:r>
            <w:r w:rsidR="00E37F86">
              <w:rPr>
                <w:noProof/>
                <w:webHidden/>
              </w:rPr>
              <w:tab/>
            </w:r>
            <w:r w:rsidR="00E37F86">
              <w:rPr>
                <w:noProof/>
                <w:webHidden/>
              </w:rPr>
              <w:fldChar w:fldCharType="begin"/>
            </w:r>
            <w:r w:rsidR="00E37F86">
              <w:rPr>
                <w:noProof/>
                <w:webHidden/>
              </w:rPr>
              <w:instrText xml:space="preserve"> PAGEREF _Toc536213594 \h </w:instrText>
            </w:r>
            <w:r w:rsidR="00E37F86">
              <w:rPr>
                <w:noProof/>
                <w:webHidden/>
              </w:rPr>
            </w:r>
            <w:r w:rsidR="00E37F86">
              <w:rPr>
                <w:noProof/>
                <w:webHidden/>
              </w:rPr>
              <w:fldChar w:fldCharType="separate"/>
            </w:r>
            <w:r w:rsidR="00E37F86">
              <w:rPr>
                <w:noProof/>
                <w:webHidden/>
              </w:rPr>
              <w:t>7</w:t>
            </w:r>
            <w:r w:rsidR="00E37F86">
              <w:rPr>
                <w:noProof/>
                <w:webHidden/>
              </w:rPr>
              <w:fldChar w:fldCharType="end"/>
            </w:r>
          </w:hyperlink>
        </w:p>
        <w:p w14:paraId="0327D133" w14:textId="77777777" w:rsidR="00E37F86" w:rsidRDefault="00F328FA">
          <w:pPr>
            <w:pStyle w:val="Verzeichnis2"/>
            <w:tabs>
              <w:tab w:val="right" w:pos="9060"/>
            </w:tabs>
            <w:rPr>
              <w:rFonts w:eastAsiaTheme="minorEastAsia" w:cstheme="minorBidi"/>
              <w:i w:val="0"/>
              <w:iCs w:val="0"/>
              <w:noProof/>
              <w:sz w:val="22"/>
              <w:szCs w:val="22"/>
              <w:lang w:eastAsia="de-DE"/>
            </w:rPr>
          </w:pPr>
          <w:hyperlink w:anchor="_Toc536213595" w:history="1">
            <w:r w:rsidR="00E37F86" w:rsidRPr="002C41CA">
              <w:rPr>
                <w:rStyle w:val="Hyperlink"/>
                <w:noProof/>
              </w:rPr>
              <w:t>Gyroskop</w:t>
            </w:r>
            <w:r w:rsidR="00E37F86">
              <w:rPr>
                <w:noProof/>
                <w:webHidden/>
              </w:rPr>
              <w:tab/>
            </w:r>
            <w:r w:rsidR="00E37F86">
              <w:rPr>
                <w:noProof/>
                <w:webHidden/>
              </w:rPr>
              <w:fldChar w:fldCharType="begin"/>
            </w:r>
            <w:r w:rsidR="00E37F86">
              <w:rPr>
                <w:noProof/>
                <w:webHidden/>
              </w:rPr>
              <w:instrText xml:space="preserve"> PAGEREF _Toc536213595 \h </w:instrText>
            </w:r>
            <w:r w:rsidR="00E37F86">
              <w:rPr>
                <w:noProof/>
                <w:webHidden/>
              </w:rPr>
            </w:r>
            <w:r w:rsidR="00E37F86">
              <w:rPr>
                <w:noProof/>
                <w:webHidden/>
              </w:rPr>
              <w:fldChar w:fldCharType="separate"/>
            </w:r>
            <w:r w:rsidR="00E37F86">
              <w:rPr>
                <w:noProof/>
                <w:webHidden/>
              </w:rPr>
              <w:t>7</w:t>
            </w:r>
            <w:r w:rsidR="00E37F86">
              <w:rPr>
                <w:noProof/>
                <w:webHidden/>
              </w:rPr>
              <w:fldChar w:fldCharType="end"/>
            </w:r>
          </w:hyperlink>
        </w:p>
        <w:p w14:paraId="29914D9F" w14:textId="77777777" w:rsidR="00E37F86" w:rsidRDefault="00F328FA">
          <w:pPr>
            <w:pStyle w:val="Verzeichnis2"/>
            <w:tabs>
              <w:tab w:val="right" w:pos="9060"/>
            </w:tabs>
            <w:rPr>
              <w:rFonts w:eastAsiaTheme="minorEastAsia" w:cstheme="minorBidi"/>
              <w:i w:val="0"/>
              <w:iCs w:val="0"/>
              <w:noProof/>
              <w:sz w:val="22"/>
              <w:szCs w:val="22"/>
              <w:lang w:eastAsia="de-DE"/>
            </w:rPr>
          </w:pPr>
          <w:hyperlink w:anchor="_Toc536213596" w:history="1">
            <w:r w:rsidR="00E37F86" w:rsidRPr="002C41CA">
              <w:rPr>
                <w:rStyle w:val="Hyperlink"/>
                <w:noProof/>
              </w:rPr>
              <w:t>Git</w:t>
            </w:r>
            <w:r w:rsidR="00E37F86">
              <w:rPr>
                <w:noProof/>
                <w:webHidden/>
              </w:rPr>
              <w:tab/>
            </w:r>
            <w:r w:rsidR="00E37F86">
              <w:rPr>
                <w:noProof/>
                <w:webHidden/>
              </w:rPr>
              <w:fldChar w:fldCharType="begin"/>
            </w:r>
            <w:r w:rsidR="00E37F86">
              <w:rPr>
                <w:noProof/>
                <w:webHidden/>
              </w:rPr>
              <w:instrText xml:space="preserve"> PAGEREF _Toc536213596 \h </w:instrText>
            </w:r>
            <w:r w:rsidR="00E37F86">
              <w:rPr>
                <w:noProof/>
                <w:webHidden/>
              </w:rPr>
            </w:r>
            <w:r w:rsidR="00E37F86">
              <w:rPr>
                <w:noProof/>
                <w:webHidden/>
              </w:rPr>
              <w:fldChar w:fldCharType="separate"/>
            </w:r>
            <w:r w:rsidR="00E37F86">
              <w:rPr>
                <w:noProof/>
                <w:webHidden/>
              </w:rPr>
              <w:t>7</w:t>
            </w:r>
            <w:r w:rsidR="00E37F86">
              <w:rPr>
                <w:noProof/>
                <w:webHidden/>
              </w:rPr>
              <w:fldChar w:fldCharType="end"/>
            </w:r>
          </w:hyperlink>
        </w:p>
        <w:p w14:paraId="465B9A2A" w14:textId="77777777" w:rsidR="00E37F86" w:rsidRDefault="00F328FA">
          <w:pPr>
            <w:pStyle w:val="Verzeichnis2"/>
            <w:tabs>
              <w:tab w:val="right" w:pos="9060"/>
            </w:tabs>
            <w:rPr>
              <w:rFonts w:eastAsiaTheme="minorEastAsia" w:cstheme="minorBidi"/>
              <w:i w:val="0"/>
              <w:iCs w:val="0"/>
              <w:noProof/>
              <w:sz w:val="22"/>
              <w:szCs w:val="22"/>
              <w:lang w:eastAsia="de-DE"/>
            </w:rPr>
          </w:pPr>
          <w:hyperlink w:anchor="_Toc536213597" w:history="1">
            <w:r w:rsidR="00E37F86" w:rsidRPr="002C41CA">
              <w:rPr>
                <w:rStyle w:val="Hyperlink"/>
                <w:noProof/>
              </w:rPr>
              <w:t>Probleme</w:t>
            </w:r>
            <w:r w:rsidR="00E37F86">
              <w:rPr>
                <w:noProof/>
                <w:webHidden/>
              </w:rPr>
              <w:tab/>
            </w:r>
            <w:r w:rsidR="00E37F86">
              <w:rPr>
                <w:noProof/>
                <w:webHidden/>
              </w:rPr>
              <w:fldChar w:fldCharType="begin"/>
            </w:r>
            <w:r w:rsidR="00E37F86">
              <w:rPr>
                <w:noProof/>
                <w:webHidden/>
              </w:rPr>
              <w:instrText xml:space="preserve"> PAGEREF _Toc536213597 \h </w:instrText>
            </w:r>
            <w:r w:rsidR="00E37F86">
              <w:rPr>
                <w:noProof/>
                <w:webHidden/>
              </w:rPr>
            </w:r>
            <w:r w:rsidR="00E37F86">
              <w:rPr>
                <w:noProof/>
                <w:webHidden/>
              </w:rPr>
              <w:fldChar w:fldCharType="separate"/>
            </w:r>
            <w:r w:rsidR="00E37F86">
              <w:rPr>
                <w:noProof/>
                <w:webHidden/>
              </w:rPr>
              <w:t>8</w:t>
            </w:r>
            <w:r w:rsidR="00E37F86">
              <w:rPr>
                <w:noProof/>
                <w:webHidden/>
              </w:rPr>
              <w:fldChar w:fldCharType="end"/>
            </w:r>
          </w:hyperlink>
        </w:p>
        <w:p w14:paraId="43362017" w14:textId="77777777" w:rsidR="00E37F86" w:rsidRDefault="00F328FA">
          <w:pPr>
            <w:pStyle w:val="Verzeichnis1"/>
            <w:tabs>
              <w:tab w:val="right" w:pos="9060"/>
            </w:tabs>
            <w:rPr>
              <w:rFonts w:eastAsiaTheme="minorEastAsia" w:cstheme="minorBidi"/>
              <w:b w:val="0"/>
              <w:bCs w:val="0"/>
              <w:noProof/>
              <w:sz w:val="22"/>
              <w:szCs w:val="22"/>
              <w:lang w:eastAsia="de-DE"/>
            </w:rPr>
          </w:pPr>
          <w:hyperlink w:anchor="_Toc536213598" w:history="1">
            <w:r w:rsidR="00E37F86" w:rsidRPr="002C41CA">
              <w:rPr>
                <w:rStyle w:val="Hyperlink"/>
                <w:noProof/>
              </w:rPr>
              <w:t>Quellen</w:t>
            </w:r>
            <w:r w:rsidR="00E37F86">
              <w:rPr>
                <w:noProof/>
                <w:webHidden/>
              </w:rPr>
              <w:tab/>
            </w:r>
            <w:r w:rsidR="00E37F86">
              <w:rPr>
                <w:noProof/>
                <w:webHidden/>
              </w:rPr>
              <w:fldChar w:fldCharType="begin"/>
            </w:r>
            <w:r w:rsidR="00E37F86">
              <w:rPr>
                <w:noProof/>
                <w:webHidden/>
              </w:rPr>
              <w:instrText xml:space="preserve"> PAGEREF _Toc536213598 \h </w:instrText>
            </w:r>
            <w:r w:rsidR="00E37F86">
              <w:rPr>
                <w:noProof/>
                <w:webHidden/>
              </w:rPr>
            </w:r>
            <w:r w:rsidR="00E37F86">
              <w:rPr>
                <w:noProof/>
                <w:webHidden/>
              </w:rPr>
              <w:fldChar w:fldCharType="separate"/>
            </w:r>
            <w:r w:rsidR="00E37F86">
              <w:rPr>
                <w:noProof/>
                <w:webHidden/>
              </w:rPr>
              <w:t>8</w:t>
            </w:r>
            <w:r w:rsidR="00E37F86">
              <w:rPr>
                <w:noProof/>
                <w:webHidden/>
              </w:rPr>
              <w:fldChar w:fldCharType="end"/>
            </w:r>
          </w:hyperlink>
        </w:p>
        <w:p w14:paraId="0E79DC3D" w14:textId="77777777" w:rsidR="004C1837" w:rsidRDefault="00695D3B">
          <w:r>
            <w:rPr>
              <w:rFonts w:asciiTheme="minorHAnsi" w:hAnsiTheme="minorHAnsi" w:cstheme="minorHAnsi"/>
              <w:sz w:val="20"/>
              <w:szCs w:val="20"/>
            </w:rPr>
            <w:fldChar w:fldCharType="end"/>
          </w:r>
        </w:p>
      </w:sdtContent>
    </w:sdt>
    <w:p w14:paraId="7402C761" w14:textId="77777777" w:rsidR="00E20896" w:rsidRDefault="00E20896" w:rsidP="00E20896"/>
    <w:p w14:paraId="29A7CF6C" w14:textId="77777777" w:rsidR="00E20896" w:rsidRPr="00E20896" w:rsidRDefault="00E20896" w:rsidP="00E20896">
      <w:pPr>
        <w:rPr>
          <w:vanish/>
          <w:specVanish/>
        </w:rPr>
      </w:pPr>
    </w:p>
    <w:p w14:paraId="25CD2D64" w14:textId="77777777" w:rsidR="00E20896" w:rsidRDefault="00E20896">
      <w:pPr>
        <w:spacing w:line="259" w:lineRule="auto"/>
      </w:pPr>
      <w:r>
        <w:br w:type="page"/>
      </w:r>
    </w:p>
    <w:p w14:paraId="4B530FEC" w14:textId="77777777" w:rsidR="00E20896" w:rsidRDefault="00954911" w:rsidP="00954911">
      <w:pPr>
        <w:pStyle w:val="berschrift1"/>
      </w:pPr>
      <w:bookmarkStart w:id="4" w:name="_Toc536213573"/>
      <w:r>
        <w:lastRenderedPageBreak/>
        <w:t>Interaktives Modellhaus – Idee</w:t>
      </w:r>
      <w:bookmarkEnd w:id="4"/>
    </w:p>
    <w:p w14:paraId="4C96AC39" w14:textId="77777777" w:rsidR="00954911" w:rsidRDefault="000C7D47" w:rsidP="00954911">
      <w:r>
        <w:t xml:space="preserve">Unsere Idee ist, </w:t>
      </w:r>
      <w:r w:rsidR="0062604D">
        <w:t>ein Modellhaus aus einem Werkstoff an</w:t>
      </w:r>
      <w:r>
        <w:t>zu</w:t>
      </w:r>
      <w:r w:rsidR="0062604D">
        <w:t xml:space="preserve">fertigen und </w:t>
      </w:r>
      <w:r>
        <w:t xml:space="preserve">davon </w:t>
      </w:r>
      <w:r w:rsidR="0062604D">
        <w:t xml:space="preserve">ein </w:t>
      </w:r>
      <w:r>
        <w:t xml:space="preserve">digitales </w:t>
      </w:r>
      <w:r w:rsidR="0062604D">
        <w:t xml:space="preserve">Abbild </w:t>
      </w:r>
      <w:r>
        <w:t xml:space="preserve">zu </w:t>
      </w:r>
      <w:r w:rsidR="0062604D">
        <w:t xml:space="preserve">erstellen. </w:t>
      </w:r>
      <w:r>
        <w:t xml:space="preserve">Das </w:t>
      </w:r>
      <w:r w:rsidR="0062604D">
        <w:t xml:space="preserve">Modellhaus </w:t>
      </w:r>
      <w:r>
        <w:t xml:space="preserve">soll </w:t>
      </w:r>
      <w:r w:rsidR="0062604D">
        <w:t xml:space="preserve">mit Sensoren versehen werden, so dass es über eine Schnittstelle mit </w:t>
      </w:r>
      <w:r>
        <w:t xml:space="preserve">seinem </w:t>
      </w:r>
      <w:r w:rsidR="0062604D">
        <w:t xml:space="preserve">digitalen Abbild kommunizieren kann. So </w:t>
      </w:r>
      <w:r>
        <w:t xml:space="preserve">können das </w:t>
      </w:r>
      <w:r w:rsidR="0062604D">
        <w:t>Model</w:t>
      </w:r>
      <w:r>
        <w:t>haus und sein digitales Abbild</w:t>
      </w:r>
      <w:r w:rsidR="0062604D">
        <w:t xml:space="preserve"> </w:t>
      </w:r>
      <w:r>
        <w:t>miteinander i</w:t>
      </w:r>
      <w:r w:rsidR="0062604D">
        <w:t>nteragieren.</w:t>
      </w:r>
    </w:p>
    <w:p w14:paraId="4B59D83B" w14:textId="77777777" w:rsidR="0062604D" w:rsidRDefault="0062604D" w:rsidP="0062604D">
      <w:pPr>
        <w:pStyle w:val="berschrift2"/>
      </w:pPr>
      <w:bookmarkStart w:id="5" w:name="_Toc536213574"/>
      <w:r>
        <w:t>Einsatzmöglichkeiten</w:t>
      </w:r>
      <w:bookmarkEnd w:id="5"/>
    </w:p>
    <w:p w14:paraId="50C91AE3" w14:textId="77777777" w:rsidR="0062604D" w:rsidRDefault="000C7D47" w:rsidP="0062604D">
      <w:r>
        <w:t xml:space="preserve">Der </w:t>
      </w:r>
      <w:r w:rsidR="0062604D">
        <w:t xml:space="preserve">Prototyp </w:t>
      </w:r>
      <w:r>
        <w:t xml:space="preserve">des Projekts kann </w:t>
      </w:r>
      <w:r w:rsidR="003F4609">
        <w:t xml:space="preserve">als </w:t>
      </w:r>
      <w:r w:rsidR="0062604D">
        <w:t xml:space="preserve">Grundlage </w:t>
      </w:r>
      <w:r>
        <w:t xml:space="preserve">für </w:t>
      </w:r>
      <w:r w:rsidR="0062604D">
        <w:t xml:space="preserve">folgende </w:t>
      </w:r>
      <w:r w:rsidR="00E20FE8">
        <w:t>Realisierungen sein</w:t>
      </w:r>
      <w:r w:rsidR="0062604D">
        <w:t>:</w:t>
      </w:r>
    </w:p>
    <w:p w14:paraId="4E194CEE" w14:textId="77777777" w:rsidR="0062604D" w:rsidRDefault="0062604D" w:rsidP="0062604D">
      <w:pPr>
        <w:pStyle w:val="Listenabsatz"/>
        <w:numPr>
          <w:ilvl w:val="0"/>
          <w:numId w:val="8"/>
        </w:numPr>
      </w:pPr>
      <w:r>
        <w:t xml:space="preserve">Das Modellhaus kann zentral in einem Smarthome </w:t>
      </w:r>
      <w:r w:rsidR="005B05E4">
        <w:t>aufgestellt werden und dieses steuern. D</w:t>
      </w:r>
      <w:r>
        <w:t xml:space="preserve">urch eine </w:t>
      </w:r>
      <w:r w:rsidR="005B05E4">
        <w:t xml:space="preserve">oberhalb des Modellhauses ausgeführte </w:t>
      </w:r>
      <w:r>
        <w:t xml:space="preserve">Regen-Geste </w:t>
      </w:r>
      <w:r w:rsidR="005B05E4">
        <w:t xml:space="preserve">könnte das Smarthome z. </w:t>
      </w:r>
      <w:proofErr w:type="spellStart"/>
      <w:proofErr w:type="gramStart"/>
      <w:r w:rsidR="005B05E4">
        <w:t>B.angewiesen</w:t>
      </w:r>
      <w:proofErr w:type="spellEnd"/>
      <w:proofErr w:type="gramEnd"/>
      <w:r w:rsidR="005B05E4">
        <w:t xml:space="preserve"> werden, </w:t>
      </w:r>
      <w:r>
        <w:t xml:space="preserve">alle Fenster und Türen </w:t>
      </w:r>
      <w:r w:rsidR="005B05E4">
        <w:t>zu schließen</w:t>
      </w:r>
      <w:r>
        <w:t>. Dabei stellt unser digitales Abbild das Smarthome da</w:t>
      </w:r>
      <w:r w:rsidR="005B05E4">
        <w:t>r</w:t>
      </w:r>
      <w:r>
        <w:t>.</w:t>
      </w:r>
    </w:p>
    <w:p w14:paraId="3BA937D4" w14:textId="77777777" w:rsidR="0062604D" w:rsidRDefault="0062604D" w:rsidP="0062604D">
      <w:pPr>
        <w:pStyle w:val="Listenabsatz"/>
        <w:numPr>
          <w:ilvl w:val="0"/>
          <w:numId w:val="8"/>
        </w:numPr>
      </w:pPr>
      <w:r>
        <w:t xml:space="preserve">Ein Architekt könnte das Modellhaus als Modell eines reellen </w:t>
      </w:r>
      <w:proofErr w:type="spellStart"/>
      <w:r>
        <w:t>Smarthomes</w:t>
      </w:r>
      <w:proofErr w:type="spellEnd"/>
      <w:r>
        <w:t xml:space="preserve"> verwenden</w:t>
      </w:r>
      <w:r w:rsidR="0005366E">
        <w:t>,</w:t>
      </w:r>
      <w:r>
        <w:t xml:space="preserve"> </w:t>
      </w:r>
      <w:r w:rsidR="0005366E">
        <w:t>um so</w:t>
      </w:r>
      <w:r>
        <w:t xml:space="preserve"> das Haus zu planen oder eventuellen Kunden das noch nicht fertige Smarthome in Modellform greifbar zu präsentieren.</w:t>
      </w:r>
    </w:p>
    <w:p w14:paraId="65CF9309" w14:textId="77777777" w:rsidR="003F4609" w:rsidRDefault="0062604D" w:rsidP="003F4609">
      <w:pPr>
        <w:pStyle w:val="Listenabsatz"/>
        <w:numPr>
          <w:ilvl w:val="0"/>
          <w:numId w:val="8"/>
        </w:numPr>
      </w:pPr>
      <w:r>
        <w:t xml:space="preserve">Kindern und jungen Jugendlichen könnte </w:t>
      </w:r>
      <w:r w:rsidR="005B05E4">
        <w:t xml:space="preserve">mit dem Projekt </w:t>
      </w:r>
      <w:r>
        <w:t>spielerisch der Umgang mit Technik gezeigt und erklärt</w:t>
      </w:r>
      <w:r w:rsidR="005B05E4">
        <w:t>,</w:t>
      </w:r>
      <w:r>
        <w:t xml:space="preserve"> </w:t>
      </w:r>
      <w:r w:rsidR="005B05E4">
        <w:t>g</w:t>
      </w:r>
      <w:r>
        <w:t xml:space="preserve">rundlegende Prinzipien </w:t>
      </w:r>
      <w:r w:rsidR="005B05E4">
        <w:t xml:space="preserve">so </w:t>
      </w:r>
      <w:r>
        <w:t>spielerisch vermittelt werden.</w:t>
      </w:r>
    </w:p>
    <w:p w14:paraId="6748A3FF" w14:textId="77777777" w:rsidR="003F4609" w:rsidRPr="0062604D" w:rsidRDefault="00795575" w:rsidP="003F4609">
      <w:pPr>
        <w:pStyle w:val="Listenabsatz"/>
        <w:numPr>
          <w:ilvl w:val="0"/>
          <w:numId w:val="8"/>
        </w:numPr>
      </w:pPr>
      <w:r>
        <w:t>Das Modellhaus könnte als eine Art Controller verwendet werden. Dabei bietet es vielfältige eingebe Möglichkeiten.</w:t>
      </w:r>
    </w:p>
    <w:p w14:paraId="68C864C5" w14:textId="77777777" w:rsidR="00954911" w:rsidRDefault="00795575" w:rsidP="00954911">
      <w:pPr>
        <w:pStyle w:val="berschrift1"/>
      </w:pPr>
      <w:bookmarkStart w:id="6" w:name="_Toc536213575"/>
      <w:r>
        <w:rPr>
          <w:noProof/>
          <w:lang w:eastAsia="de-DE"/>
        </w:rPr>
        <mc:AlternateContent>
          <mc:Choice Requires="wpg">
            <w:drawing>
              <wp:anchor distT="0" distB="0" distL="114300" distR="114300" simplePos="0" relativeHeight="251670528" behindDoc="0" locked="0" layoutInCell="1" allowOverlap="1" wp14:anchorId="7DD6203C" wp14:editId="1A9F90D0">
                <wp:simplePos x="0" y="0"/>
                <wp:positionH relativeFrom="column">
                  <wp:posOffset>1369000</wp:posOffset>
                </wp:positionH>
                <wp:positionV relativeFrom="paragraph">
                  <wp:posOffset>526571</wp:posOffset>
                </wp:positionV>
                <wp:extent cx="6040002" cy="4632960"/>
                <wp:effectExtent l="0" t="0" r="0" b="0"/>
                <wp:wrapNone/>
                <wp:docPr id="10" name="Gruppieren 10"/>
                <wp:cNvGraphicFramePr/>
                <a:graphic xmlns:a="http://schemas.openxmlformats.org/drawingml/2006/main">
                  <a:graphicData uri="http://schemas.microsoft.com/office/word/2010/wordprocessingGroup">
                    <wpg:wgp>
                      <wpg:cNvGrpSpPr/>
                      <wpg:grpSpPr>
                        <a:xfrm>
                          <a:off x="0" y="0"/>
                          <a:ext cx="6040002" cy="4632960"/>
                          <a:chOff x="0" y="0"/>
                          <a:chExt cx="6040002" cy="4632960"/>
                        </a:xfrm>
                      </wpg:grpSpPr>
                      <wpg:grpSp>
                        <wpg:cNvPr id="3" name="Gruppieren 3"/>
                        <wpg:cNvGrpSpPr/>
                        <wpg:grpSpPr>
                          <a:xfrm>
                            <a:off x="0" y="0"/>
                            <a:ext cx="6040002" cy="4317365"/>
                            <a:chOff x="468745" y="0"/>
                            <a:chExt cx="6040216" cy="4317789"/>
                          </a:xfrm>
                        </wpg:grpSpPr>
                        <wpg:grpSp>
                          <wpg:cNvPr id="16" name="Gruppieren 16"/>
                          <wpg:cNvGrpSpPr/>
                          <wpg:grpSpPr>
                            <a:xfrm>
                              <a:off x="999066" y="0"/>
                              <a:ext cx="5509895" cy="4317789"/>
                              <a:chOff x="999066" y="0"/>
                              <a:chExt cx="5509895" cy="4317789"/>
                            </a:xfrm>
                          </wpg:grpSpPr>
                          <pic:pic xmlns:pic="http://schemas.openxmlformats.org/drawingml/2006/picture">
                            <pic:nvPicPr>
                              <pic:cNvPr id="9" name="Grafik 9" descr="https://lh6.googleusercontent.com/dfkB2dsEldOf_I0M9ZQ9hucWc86KL-cxwi4ZOhYMIkbbRIYTOcex4XenYJOvgyQmNi34MlR4ZVUitCeEKJNROjW2I2G5kj9kzemCH2v9dX8H6WZOZJ-V28iaGZCtPDiTmNwksTzedrM"/>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999066" y="0"/>
                                <a:ext cx="1870710" cy="896620"/>
                              </a:xfrm>
                              <a:prstGeom prst="rect">
                                <a:avLst/>
                              </a:prstGeom>
                              <a:noFill/>
                              <a:ln>
                                <a:noFill/>
                              </a:ln>
                            </pic:spPr>
                          </pic:pic>
                          <pic:pic xmlns:pic="http://schemas.openxmlformats.org/drawingml/2006/picture">
                            <pic:nvPicPr>
                              <pic:cNvPr id="7" name="Grafik 7" descr="https://lh4.googleusercontent.com/5i8zHScWFk5ri19ZYRuSpNZQsmJM-tfxp2Z_X79eXgsswgf2mbYDdYYjIdgx4OVI84SijW-jJhjx2zKWoe11VJ-ULuqDIQDpIZyW74uryocwWWEvWstPSR2jFio4tTrKEHoEofgnp10"/>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716866" y="1515534"/>
                                <a:ext cx="2792095" cy="1016000"/>
                              </a:xfrm>
                              <a:prstGeom prst="rect">
                                <a:avLst/>
                              </a:prstGeom>
                              <a:noFill/>
                              <a:ln>
                                <a:noFill/>
                              </a:ln>
                            </pic:spPr>
                          </pic:pic>
                          <pic:pic xmlns:pic="http://schemas.openxmlformats.org/drawingml/2006/picture">
                            <pic:nvPicPr>
                              <pic:cNvPr id="6" name="Grafik 6" descr="https://lh6.googleusercontent.com/Io-V1n5xUWvzsjlRI5MaZEaX5LEy_eHF7GC92Vhn5mH5aI4-EvJFg-T37gVesWRx6vlh8qMyLWIm6x-mef27gWF_-p3F9AE5d0livAdF74eJJDyvvAWDOAc__7Qo4YHX_iJfyNnMUnQ"/>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202266" y="3014134"/>
                                <a:ext cx="1306195" cy="1303655"/>
                              </a:xfrm>
                              <a:prstGeom prst="rect">
                                <a:avLst/>
                              </a:prstGeom>
                              <a:noFill/>
                              <a:ln>
                                <a:noFill/>
                              </a:ln>
                            </pic:spPr>
                          </pic:pic>
                          <wps:wsp>
                            <wps:cNvPr id="11" name="Gerade Verbindung mit Pfeil 11"/>
                            <wps:cNvCnPr/>
                            <wps:spPr>
                              <a:xfrm>
                                <a:off x="2956983" y="374650"/>
                                <a:ext cx="1288839" cy="1127971"/>
                              </a:xfrm>
                              <a:prstGeom prst="straightConnector1">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Gerade Verbindung mit Pfeil 12"/>
                            <wps:cNvCnPr/>
                            <wps:spPr>
                              <a:xfrm flipV="1">
                                <a:off x="2586566" y="2586567"/>
                                <a:ext cx="1701588" cy="1003300"/>
                              </a:xfrm>
                              <a:prstGeom prst="straightConnector1">
                                <a:avLst/>
                              </a:prstGeom>
                              <a:ln w="38100">
                                <a:solidFill>
                                  <a:schemeClr val="tx1">
                                    <a:lumMod val="95000"/>
                                    <a:lumOff val="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4" name="Textfeld 14"/>
                            <wps:cNvSpPr txBox="1"/>
                            <wps:spPr>
                              <a:xfrm>
                                <a:off x="3572933" y="626534"/>
                                <a:ext cx="1684867" cy="482600"/>
                              </a:xfrm>
                              <a:prstGeom prst="rect">
                                <a:avLst/>
                              </a:prstGeom>
                              <a:noFill/>
                              <a:ln w="6350">
                                <a:noFill/>
                              </a:ln>
                            </wps:spPr>
                            <wps:txbx>
                              <w:txbxContent>
                                <w:p w14:paraId="690B9A0A" w14:textId="77777777" w:rsidR="003A3565" w:rsidRDefault="003A3565">
                                  <w:r>
                                    <w:t>Handgesten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feld 15"/>
                            <wps:cNvSpPr txBox="1"/>
                            <wps:spPr>
                              <a:xfrm>
                                <a:off x="3327400" y="3107267"/>
                                <a:ext cx="1684867" cy="482600"/>
                              </a:xfrm>
                              <a:prstGeom prst="rect">
                                <a:avLst/>
                              </a:prstGeom>
                              <a:noFill/>
                              <a:ln w="6350">
                                <a:noFill/>
                              </a:ln>
                            </wps:spPr>
                            <wps:txbx>
                              <w:txbxContent>
                                <w:p w14:paraId="062D3B06" w14:textId="77777777" w:rsidR="003A3565" w:rsidRDefault="00611D1B" w:rsidP="003A3565">
                                  <w:r>
                                    <w:t>Serielle Schnittstelle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2" name="Grafik 2"/>
                            <pic:cNvPicPr>
                              <a:picLocks noChangeAspect="1"/>
                            </pic:cNvPicPr>
                          </pic:nvPicPr>
                          <pic:blipFill rotWithShape="1">
                            <a:blip r:embed="rId15" cstate="print">
                              <a:extLst>
                                <a:ext uri="{28A0092B-C50C-407E-A947-70E740481C1C}">
                                  <a14:useLocalDpi xmlns:a14="http://schemas.microsoft.com/office/drawing/2010/main" val="0"/>
                                </a:ext>
                              </a:extLst>
                            </a:blip>
                            <a:srcRect l="11111" r="18666"/>
                            <a:stretch/>
                          </pic:blipFill>
                          <pic:spPr bwMode="auto">
                            <a:xfrm>
                              <a:off x="468745" y="984245"/>
                              <a:ext cx="2674505" cy="2140261"/>
                            </a:xfrm>
                            <a:prstGeom prst="rect">
                              <a:avLst/>
                            </a:prstGeom>
                            <a:noFill/>
                            <a:ln>
                              <a:noFill/>
                            </a:ln>
                            <a:extLst>
                              <a:ext uri="{53640926-AAD7-44D8-BBD7-CCE9431645EC}">
                                <a14:shadowObscured xmlns:a14="http://schemas.microsoft.com/office/drawing/2010/main"/>
                              </a:ext>
                            </a:extLst>
                          </pic:spPr>
                        </pic:pic>
                      </wpg:grpSp>
                      <wps:wsp>
                        <wps:cNvPr id="8" name="Textfeld 8"/>
                        <wps:cNvSpPr txBox="1"/>
                        <wps:spPr>
                          <a:xfrm>
                            <a:off x="0" y="4371975"/>
                            <a:ext cx="6038850" cy="260985"/>
                          </a:xfrm>
                          <a:prstGeom prst="rect">
                            <a:avLst/>
                          </a:prstGeom>
                          <a:solidFill>
                            <a:prstClr val="white"/>
                          </a:solidFill>
                          <a:ln>
                            <a:noFill/>
                          </a:ln>
                        </wps:spPr>
                        <wps:txbx>
                          <w:txbxContent>
                            <w:p w14:paraId="35B3F427" w14:textId="77777777" w:rsidR="00EE6E75" w:rsidRPr="006B0715" w:rsidRDefault="00EE6E75" w:rsidP="00EE6E75">
                              <w:pPr>
                                <w:pStyle w:val="Beschriftung"/>
                                <w:rPr>
                                  <w:noProof/>
                                </w:rPr>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sidR="004960C7">
                                <w:rPr>
                                  <w:noProof/>
                                </w:rPr>
                                <w:t>1</w:t>
                              </w:r>
                              <w:r w:rsidR="00F328FA">
                                <w:rPr>
                                  <w:noProof/>
                                </w:rPr>
                                <w:fldChar w:fldCharType="end"/>
                              </w:r>
                              <w:r>
                                <w:t xml:space="preserve"> Systembild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DD6203C" id="Gruppieren 10" o:spid="_x0000_s1026" style="position:absolute;margin-left:107.8pt;margin-top:41.45pt;width:475.6pt;height:364.8pt;z-index:251670528;mso-width-relative:margin;mso-height-relative:margin" coordsize="60400,4632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">
                <v:group id="Gruppieren 3" o:spid="_x0000_s1027" style="position:absolute;width:60400;height:43173" coordorigin="4687" coordsize="60402,43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uppieren 16" o:spid="_x0000_s1028" style="position:absolute;left:9990;width:55099;height:43177" coordorigin="9990" coordsize="55098,43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9" o:spid="_x0000_s1029" type="#_x0000_t75" alt="https://lh6.googleusercontent.com/dfkB2dsEldOf_I0M9ZQ9hucWc86KL-cxwi4ZOhYMIkbbRIYTOcex4XenYJOvgyQmNi34MlR4ZVUitCeEKJNROjW2I2G5kj9kzemCH2v9dX8H6WZOZJ-V28iaGZCtPDiTmNwksTzedrM" style="position:absolute;left:9990;width:18707;height:8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">
                      <v:imagedata r:id="rId16" o:title="dfkB2dsEldOf_I0M9ZQ9hucWc86KL-cxwi4ZOhYMIkbbRIYTOcex4XenYJOvgyQmNi34MlR4ZVUitCeEKJNROjW2I2G5kj9kzemCH2v9dX8H6WZOZJ-V28iaGZCtPDiTmNwksTzedrM"/>
                    </v:shape>
                    <v:shape id="Grafik 7" o:spid="_x0000_s1030" type="#_x0000_t75" alt="https://lh4.googleusercontent.com/5i8zHScWFk5ri19ZYRuSpNZQsmJM-tfxp2Z_X79eXgsswgf2mbYDdYYjIdgx4OVI84SijW-jJhjx2zKWoe11VJ-ULuqDIQDpIZyW74uryocwWWEvWstPSR2jFio4tTrKEHoEofgnp10" style="position:absolute;left:37168;top:15155;width:27921;height:10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">
                      <v:imagedata r:id="rId17" o:title="5i8zHScWFk5ri19ZYRuSpNZQsmJM-tfxp2Z_X79eXgsswgf2mbYDdYYjIdgx4OVI84SijW-jJhjx2zKWoe11VJ-ULuqDIQDpIZyW74uryocwWWEvWstPSR2jFio4tTrKEHoEofgnp10"/>
                    </v:shape>
                    <v:shape id="Grafik 6" o:spid="_x0000_s1031" type="#_x0000_t75" alt="https://lh6.googleusercontent.com/Io-V1n5xUWvzsjlRI5MaZEaX5LEy_eHF7GC92Vhn5mH5aI4-EvJFg-T37gVesWRx6vlh8qMyLWIm6x-mef27gWF_-p3F9AE5d0livAdF74eJJDyvvAWDOAc__7Qo4YHX_iJfyNnMUnQ" style="position:absolute;left:12022;top:30141;width:13062;height:13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">
                      <v:imagedata r:id="rId18" o:title="Io-V1n5xUWvzsjlRI5MaZEaX5LEy_eHF7GC92Vhn5mH5aI4-EvJFg-T37gVesWRx6vlh8qMyLWIm6x-mef27gWF_-p3F9AE5d0livAdF74eJJDyvvAWDOAc__7Qo4YHX_iJfyNnMUnQ"/>
                    </v:shape>
                    <v:shapetype id="_x0000_t32" coordsize="21600,21600" o:spt="32" o:oned="t" path="m,l21600,21600e" filled="f">
                      <v:path arrowok="t" fillok="f" o:connecttype="none"/>
                      <o:lock v:ext="edit" shapetype="t"/>
                    </v:shapetype>
                    <v:shape id="Gerade Verbindung mit Pfeil 11" o:spid="_x0000_s1032" type="#_x0000_t32" style="position:absolute;left:29569;top:3746;width:12889;height:11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" strokecolor="#0d0d0d [3069]" strokeweight="3pt">
                      <v:stroke endarrow="block" joinstyle="miter"/>
                    </v:shape>
                    <v:shape id="Gerade Verbindung mit Pfeil 12" o:spid="_x0000_s1033" type="#_x0000_t32" style="position:absolute;left:25865;top:25865;width:17016;height:100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" strokecolor="#0d0d0d [3069]" strokeweight="3pt">
                      <v:stroke startarrow="block" endarrow="block" joinstyle="miter"/>
                    </v:shape>
                    <v:shapetype id="_x0000_t202" coordsize="21600,21600" o:spt="202" path="m,l,21600r21600,l21600,xe">
                      <v:stroke joinstyle="miter"/>
                      <v:path gradientshapeok="t" o:connecttype="rect"/>
                    </v:shapetype>
                    <v:shape id="Textfeld 14" o:spid="_x0000_s1034" type="#_x0000_t202" style="position:absolute;left:35729;top:6265;width:16849;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690B9A0A" w14:textId="77777777" w:rsidR="003A3565" w:rsidRDefault="003A3565">
                            <w:r>
                              <w:t>Handgesten</w:t>
                            </w:r>
                          </w:p>
                        </w:txbxContent>
                      </v:textbox>
                    </v:shape>
                    <v:shape id="Textfeld 15" o:spid="_x0000_s1035" type="#_x0000_t202" style="position:absolute;left:33274;top:31072;width:16848;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062D3B06" w14:textId="77777777" w:rsidR="003A3565" w:rsidRDefault="00611D1B" w:rsidP="003A3565">
                            <w:r>
                              <w:t>Serielle Schnittstelle</w:t>
                            </w:r>
                          </w:p>
                        </w:txbxContent>
                      </v:textbox>
                    </v:shape>
                  </v:group>
                  <v:shape id="Grafik 2" o:spid="_x0000_s1036" type="#_x0000_t75" style="position:absolute;left:4687;top:9842;width:26745;height:2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">
                    <v:imagedata r:id="rId19" o:title="" cropleft="7282f" cropright="12233f"/>
                  </v:shape>
                </v:group>
                <v:shape id="Textfeld 8" o:spid="_x0000_s1037" type="#_x0000_t202" style="position:absolute;top:43719;width:6038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35B3F427" w14:textId="77777777" w:rsidR="00EE6E75" w:rsidRPr="006B0715" w:rsidRDefault="00EE6E75" w:rsidP="00EE6E75">
                        <w:pPr>
                          <w:pStyle w:val="Beschriftung"/>
                          <w:rPr>
                            <w:noProof/>
                          </w:rPr>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sidR="004960C7">
                          <w:rPr>
                            <w:noProof/>
                          </w:rPr>
                          <w:t>1</w:t>
                        </w:r>
                        <w:r w:rsidR="00F328FA">
                          <w:rPr>
                            <w:noProof/>
                          </w:rPr>
                          <w:fldChar w:fldCharType="end"/>
                        </w:r>
                        <w:r>
                          <w:t xml:space="preserve"> Systembild</w:t>
                        </w:r>
                      </w:p>
                    </w:txbxContent>
                  </v:textbox>
                </v:shape>
              </v:group>
            </w:pict>
          </mc:Fallback>
        </mc:AlternateContent>
      </w:r>
      <w:r w:rsidR="00954911">
        <w:t>Systembild</w:t>
      </w:r>
      <w:bookmarkEnd w:id="6"/>
    </w:p>
    <w:p w14:paraId="6ACED26C" w14:textId="77777777" w:rsidR="003A3565" w:rsidRPr="003A3565" w:rsidRDefault="003A3565" w:rsidP="003A3565"/>
    <w:p w14:paraId="1B6B78EA" w14:textId="77777777" w:rsidR="00CC3076" w:rsidRDefault="00CC3076" w:rsidP="00954911"/>
    <w:p w14:paraId="050A7045" w14:textId="77777777" w:rsidR="00CC3076" w:rsidRDefault="00CC3076" w:rsidP="00954911"/>
    <w:p w14:paraId="7C81B093" w14:textId="77777777" w:rsidR="00CC3076" w:rsidRDefault="00CC3076" w:rsidP="00954911"/>
    <w:p w14:paraId="165FE95F" w14:textId="77777777" w:rsidR="00CC3076" w:rsidRDefault="00CC3076" w:rsidP="00954911"/>
    <w:p w14:paraId="78889FA0" w14:textId="77777777" w:rsidR="00CC3076" w:rsidRDefault="00CC3076" w:rsidP="00954911"/>
    <w:p w14:paraId="2C60AD38" w14:textId="77777777" w:rsidR="00CC3076" w:rsidRDefault="00CC3076" w:rsidP="00954911"/>
    <w:p w14:paraId="13E20CFF" w14:textId="77777777" w:rsidR="00CC3076" w:rsidRDefault="00CC3076" w:rsidP="00954911"/>
    <w:p w14:paraId="62194955" w14:textId="77777777" w:rsidR="00CC3076" w:rsidRDefault="00CC3076" w:rsidP="00954911"/>
    <w:p w14:paraId="7F1F32A4" w14:textId="77777777" w:rsidR="00CC3076" w:rsidRDefault="00CC3076" w:rsidP="00954911"/>
    <w:p w14:paraId="6AE6CBF1" w14:textId="77777777" w:rsidR="00CC3076" w:rsidRDefault="00CC3076" w:rsidP="00954911"/>
    <w:p w14:paraId="332ABAE3" w14:textId="77777777" w:rsidR="00CC3076" w:rsidRDefault="00CC3076" w:rsidP="00954911"/>
    <w:p w14:paraId="09506452" w14:textId="77777777" w:rsidR="00CC3076" w:rsidRDefault="00CC3076" w:rsidP="00954911"/>
    <w:p w14:paraId="6C2546B3" w14:textId="77777777" w:rsidR="00954911" w:rsidRDefault="00396E86" w:rsidP="00396E86">
      <w:pPr>
        <w:pStyle w:val="berschrift2"/>
      </w:pPr>
      <w:bookmarkStart w:id="7" w:name="_Toc536213576"/>
      <w:r>
        <w:t>Handgesten</w:t>
      </w:r>
      <w:bookmarkEnd w:id="7"/>
    </w:p>
    <w:p w14:paraId="6D16219C" w14:textId="77777777" w:rsidR="00396E86" w:rsidRDefault="006176B1" w:rsidP="00396E86">
      <w:r>
        <w:t>Es gibt zwei Möglichkeiten</w:t>
      </w:r>
      <w:ins w:id="8" w:author="TMMJV Engers, Martin" w:date="2019-01-28T14:10:00Z">
        <w:r w:rsidR="005B05E4">
          <w:t>,</w:t>
        </w:r>
      </w:ins>
      <w:r>
        <w:t xml:space="preserve"> mit der </w:t>
      </w:r>
      <w:commentRangeStart w:id="9"/>
      <w:proofErr w:type="spellStart"/>
      <w:r>
        <w:t>Leap</w:t>
      </w:r>
      <w:proofErr w:type="spellEnd"/>
      <w:r>
        <w:t xml:space="preserve"> Motion </w:t>
      </w:r>
      <w:commentRangeEnd w:id="9"/>
      <w:r w:rsidR="005B05E4">
        <w:rPr>
          <w:rStyle w:val="Kommentarzeichen"/>
        </w:rPr>
        <w:commentReference w:id="9"/>
      </w:r>
      <w:r>
        <w:t>zu interagieren</w:t>
      </w:r>
      <w:r w:rsidR="00490110">
        <w:t>:</w:t>
      </w:r>
    </w:p>
    <w:p w14:paraId="05143CC3" w14:textId="77777777" w:rsidR="00410D49" w:rsidRDefault="00410D49" w:rsidP="00410D49">
      <w:pPr>
        <w:pStyle w:val="berschrift3"/>
      </w:pPr>
      <w:bookmarkStart w:id="10" w:name="_Toc536213577"/>
      <w:r>
        <w:t>Kamera Positionen ändern</w:t>
      </w:r>
      <w:bookmarkEnd w:id="10"/>
    </w:p>
    <w:p w14:paraId="746BA548" w14:textId="77777777" w:rsidR="00490110" w:rsidRDefault="00490110" w:rsidP="00490110">
      <w:r>
        <w:t>Die erste Möglichkeit dient zum Wechseln der aktiven Kamera in der Szene. Dies ermöglicht</w:t>
      </w:r>
      <w:ins w:id="11" w:author="TMMJV Engers, Martin" w:date="2019-01-28T14:12:00Z">
        <w:r w:rsidR="005B05E4">
          <w:t>,</w:t>
        </w:r>
      </w:ins>
      <w:r>
        <w:t xml:space="preserve"> </w:t>
      </w:r>
      <w:del w:id="12" w:author="TMMJV Engers, Martin" w:date="2019-01-28T14:12:00Z">
        <w:r w:rsidDel="005B05E4">
          <w:delText xml:space="preserve">einem </w:delText>
        </w:r>
      </w:del>
      <w:r>
        <w:t>das Haus von verschiedenen Seiten zu beobachten. In der Szene befinden sich insgesamt 3 Kamera</w:t>
      </w:r>
      <w:ins w:id="13" w:author="TMMJV Engers, Martin" w:date="2019-01-28T14:12:00Z">
        <w:r w:rsidR="005B05E4">
          <w:t>s</w:t>
        </w:r>
      </w:ins>
      <w:r>
        <w:t xml:space="preserve">. Der Wechsel geschieht durch das Ausstrecken des Daumens, Zeigefingers und Mittelfingers der rechten Hand. Abhängig davon ob nur der Daumen, der Daumen und der Zeigefinger oder alle drei Finger ausgetreckt </w:t>
      </w:r>
      <w:del w:id="14" w:author="TMMJV Engers, Martin" w:date="2019-01-28T14:12:00Z">
        <w:r w:rsidDel="005B05E4">
          <w:delText>ist</w:delText>
        </w:r>
      </w:del>
      <w:ins w:id="15" w:author="TMMJV Engers, Martin" w:date="2019-01-28T14:12:00Z">
        <w:r w:rsidR="005B05E4">
          <w:t>sind</w:t>
        </w:r>
      </w:ins>
      <w:r>
        <w:t>, wird entschieden</w:t>
      </w:r>
      <w:ins w:id="16" w:author="TMMJV Engers, Martin" w:date="2019-01-28T14:12:00Z">
        <w:r w:rsidR="005B05E4">
          <w:t>,</w:t>
        </w:r>
      </w:ins>
      <w:r>
        <w:t xml:space="preserve"> welche Kamerasicht angezeigt wird.</w:t>
      </w:r>
    </w:p>
    <w:p w14:paraId="60B0ADF2" w14:textId="77777777" w:rsidR="00410D49" w:rsidRDefault="00410D49" w:rsidP="00410D49">
      <w:pPr>
        <w:pStyle w:val="berschrift3"/>
      </w:pPr>
      <w:bookmarkStart w:id="17" w:name="_Toc536213578"/>
      <w:r>
        <w:t>Regen aktivieren</w:t>
      </w:r>
      <w:bookmarkEnd w:id="17"/>
    </w:p>
    <w:p w14:paraId="750E013D" w14:textId="77777777" w:rsidR="00490110" w:rsidRDefault="00490110" w:rsidP="00490110">
      <w:r>
        <w:t>Die zweite Interaktionsmöglichkeit dient zum Starten der Regenanimation im logischen Modell</w:t>
      </w:r>
      <w:r w:rsidR="00D8542F">
        <w:t xml:space="preserve"> und das davon abhängige Schließen/Öffnen der Dachluke im physischen Modell</w:t>
      </w:r>
      <w:r>
        <w:t xml:space="preserve">. </w:t>
      </w:r>
      <w:ins w:id="18" w:author="TMMJV Engers, Martin" w:date="2019-01-28T14:16:00Z">
        <w:r w:rsidR="005361C9">
          <w:t xml:space="preserve">Wenn </w:t>
        </w:r>
      </w:ins>
      <w:del w:id="19" w:author="TMMJV Engers, Martin" w:date="2019-01-28T14:16:00Z">
        <w:r w:rsidDel="005361C9">
          <w:delText xml:space="preserve">Falls </w:delText>
        </w:r>
      </w:del>
      <w:del w:id="20" w:author="TMMJV Engers, Martin" w:date="2019-01-28T14:13:00Z">
        <w:r w:rsidDel="005B05E4">
          <w:delText xml:space="preserve">man </w:delText>
        </w:r>
      </w:del>
      <w:r>
        <w:t xml:space="preserve">die linke Hand mit der Handfläche nach unten zeigt und </w:t>
      </w:r>
      <w:ins w:id="21" w:author="TMMJV Engers, Martin" w:date="2019-01-28T14:13:00Z">
        <w:r w:rsidR="005B05E4">
          <w:t xml:space="preserve">die </w:t>
        </w:r>
      </w:ins>
      <w:del w:id="22" w:author="TMMJV Engers, Martin" w:date="2019-01-28T14:13:00Z">
        <w:r w:rsidDel="005B05E4">
          <w:delText xml:space="preserve">seine </w:delText>
        </w:r>
      </w:del>
      <w:r>
        <w:t>Finger bewegt</w:t>
      </w:r>
      <w:ins w:id="23" w:author="TMMJV Engers, Martin" w:date="2019-01-28T14:15:00Z">
        <w:r w:rsidR="005361C9">
          <w:t xml:space="preserve"> werden</w:t>
        </w:r>
      </w:ins>
      <w:r>
        <w:t xml:space="preserve">, startet die Animation. </w:t>
      </w:r>
      <w:r w:rsidR="00D8542F">
        <w:t>Damit der User nicht dauerhaft die Motion ausführen muss</w:t>
      </w:r>
      <w:ins w:id="24" w:author="TMMJV Engers, Martin" w:date="2019-01-28T14:14:00Z">
        <w:r w:rsidR="005B05E4">
          <w:t>, was</w:t>
        </w:r>
      </w:ins>
      <w:r w:rsidR="00D8542F">
        <w:t xml:space="preserve"> </w:t>
      </w:r>
      <w:del w:id="25" w:author="TMMJV Engers, Martin" w:date="2019-01-28T14:14:00Z">
        <w:r w:rsidR="00D8542F" w:rsidDel="005B05E4">
          <w:delText xml:space="preserve">wie </w:delText>
        </w:r>
      </w:del>
      <w:r w:rsidR="00D8542F">
        <w:t>anfänglich geplant</w:t>
      </w:r>
      <w:ins w:id="26" w:author="TMMJV Engers, Martin" w:date="2019-01-28T14:14:00Z">
        <w:r w:rsidR="005B05E4">
          <w:t xml:space="preserve"> war</w:t>
        </w:r>
      </w:ins>
      <w:r w:rsidR="00D8542F">
        <w:t xml:space="preserve">, haben wir uns dafür entschieden, dass </w:t>
      </w:r>
      <w:ins w:id="27" w:author="TMMJV Engers, Martin" w:date="2019-01-28T14:14:00Z">
        <w:r w:rsidR="005B05E4">
          <w:t xml:space="preserve">die Animation </w:t>
        </w:r>
      </w:ins>
      <w:ins w:id="28" w:author="TMMJV Engers, Martin" w:date="2019-01-28T14:16:00Z">
        <w:r w:rsidR="005361C9">
          <w:t xml:space="preserve">bereits </w:t>
        </w:r>
      </w:ins>
      <w:ins w:id="29" w:author="TMMJV Engers, Martin" w:date="2019-01-28T14:14:00Z">
        <w:r w:rsidR="005B05E4">
          <w:t xml:space="preserve">mit der einmaligen Ausführung der </w:t>
        </w:r>
      </w:ins>
      <w:ins w:id="30" w:author="TMMJV Engers, Martin" w:date="2019-01-28T14:16:00Z">
        <w:r w:rsidR="005361C9">
          <w:t xml:space="preserve">beschriebenen </w:t>
        </w:r>
      </w:ins>
      <w:del w:id="31" w:author="TMMJV Engers, Martin" w:date="2019-01-28T14:14:00Z">
        <w:r w:rsidR="00D8542F" w:rsidDel="005B05E4">
          <w:delText xml:space="preserve">man diese </w:delText>
        </w:r>
      </w:del>
      <w:r w:rsidR="00D8542F">
        <w:t xml:space="preserve">Bewegung </w:t>
      </w:r>
      <w:del w:id="32" w:author="TMMJV Engers, Martin" w:date="2019-01-28T14:14:00Z">
        <w:r w:rsidR="00D8542F" w:rsidDel="005B05E4">
          <w:delText xml:space="preserve">nur einmal machen muss und die Animation </w:delText>
        </w:r>
      </w:del>
      <w:r w:rsidR="00D8542F">
        <w:t>gestartet wird. Dies bedingt</w:t>
      </w:r>
      <w:del w:id="33" w:author="TMMJV Engers, Martin" w:date="2019-01-28T14:16:00Z">
        <w:r w:rsidR="00D8542F" w:rsidDel="005361C9">
          <w:delText>e</w:delText>
        </w:r>
      </w:del>
      <w:r w:rsidR="00D8542F">
        <w:t xml:space="preserve"> </w:t>
      </w:r>
      <w:ins w:id="34" w:author="TMMJV Engers, Martin" w:date="2019-01-28T14:15:00Z">
        <w:r w:rsidR="005361C9">
          <w:t xml:space="preserve">allerdings </w:t>
        </w:r>
      </w:ins>
      <w:r w:rsidR="00D8542F">
        <w:t xml:space="preserve">eine weitere Motion zum </w:t>
      </w:r>
      <w:del w:id="35" w:author="TMMJV Engers, Martin" w:date="2019-01-28T14:14:00Z">
        <w:r w:rsidR="00D8542F" w:rsidDel="005361C9">
          <w:delText>a</w:delText>
        </w:r>
      </w:del>
      <w:ins w:id="36" w:author="TMMJV Engers, Martin" w:date="2019-01-28T14:14:00Z">
        <w:r w:rsidR="005361C9">
          <w:t>A</w:t>
        </w:r>
      </w:ins>
      <w:r w:rsidR="00D8542F">
        <w:t xml:space="preserve">bbrechen der Regenanimation. Wir entschieden uns </w:t>
      </w:r>
      <w:ins w:id="37" w:author="TMMJV Engers, Martin" w:date="2019-01-28T14:16:00Z">
        <w:r w:rsidR="005361C9">
          <w:t xml:space="preserve">insoweit wieder </w:t>
        </w:r>
      </w:ins>
      <w:del w:id="38" w:author="TMMJV Engers, Martin" w:date="2019-01-28T14:16:00Z">
        <w:r w:rsidR="00D8542F" w:rsidDel="005361C9">
          <w:delText xml:space="preserve">dabei </w:delText>
        </w:r>
      </w:del>
      <w:r w:rsidR="00D8542F">
        <w:t xml:space="preserve">für die linke Hand </w:t>
      </w:r>
      <w:ins w:id="39" w:author="TMMJV Engers, Martin" w:date="2019-01-28T14:17:00Z">
        <w:r w:rsidR="005361C9">
          <w:t>–</w:t>
        </w:r>
      </w:ins>
      <w:ins w:id="40" w:author="TMMJV Engers, Martin" w:date="2019-01-28T14:16:00Z">
        <w:r w:rsidR="005361C9">
          <w:t xml:space="preserve"> nunmehr </w:t>
        </w:r>
      </w:ins>
      <w:r w:rsidR="00D8542F">
        <w:t>mit allen ausgestreckten Finger</w:t>
      </w:r>
      <w:ins w:id="41" w:author="TMMJV Engers, Martin" w:date="2019-01-28T14:19:00Z">
        <w:r w:rsidR="005361C9">
          <w:t>n</w:t>
        </w:r>
      </w:ins>
      <w:r w:rsidR="00D8542F">
        <w:t>.</w:t>
      </w:r>
    </w:p>
    <w:p w14:paraId="355289AE" w14:textId="77777777" w:rsidR="00396E86" w:rsidRDefault="00611D1B" w:rsidP="00396E86">
      <w:pPr>
        <w:pStyle w:val="berschrift2"/>
      </w:pPr>
      <w:bookmarkStart w:id="42" w:name="_Toc536213579"/>
      <w:r>
        <w:t>Serielle Schnittstelle</w:t>
      </w:r>
      <w:bookmarkEnd w:id="42"/>
    </w:p>
    <w:p w14:paraId="3A78B041" w14:textId="77777777" w:rsidR="006302DE" w:rsidRDefault="006302DE" w:rsidP="006302DE">
      <w:pPr>
        <w:pStyle w:val="Listenabsatz"/>
        <w:numPr>
          <w:ilvl w:val="0"/>
          <w:numId w:val="6"/>
        </w:numPr>
      </w:pPr>
      <w:r>
        <w:t>Tür</w:t>
      </w:r>
      <w:r>
        <w:tab/>
      </w:r>
      <w:r>
        <w:tab/>
      </w:r>
      <w:r>
        <w:tab/>
        <w:t>→ „</w:t>
      </w:r>
      <w:proofErr w:type="spellStart"/>
      <w:r>
        <w:t>potiTuer</w:t>
      </w:r>
      <w:proofErr w:type="spellEnd"/>
      <w:r>
        <w:t>“</w:t>
      </w:r>
    </w:p>
    <w:p w14:paraId="430E7180" w14:textId="77777777" w:rsidR="006302DE" w:rsidRDefault="006302DE" w:rsidP="006302DE">
      <w:pPr>
        <w:pStyle w:val="Listenabsatz"/>
        <w:numPr>
          <w:ilvl w:val="0"/>
          <w:numId w:val="6"/>
        </w:numPr>
      </w:pPr>
      <w:r>
        <w:t>Klingel</w:t>
      </w:r>
      <w:r>
        <w:tab/>
      </w:r>
      <w:r>
        <w:tab/>
        <w:t>→ „</w:t>
      </w:r>
      <w:proofErr w:type="spellStart"/>
      <w:r w:rsidRPr="003D1456">
        <w:t>klingelState</w:t>
      </w:r>
      <w:proofErr w:type="spellEnd"/>
      <w:r>
        <w:t>“</w:t>
      </w:r>
    </w:p>
    <w:p w14:paraId="1C2504B5" w14:textId="77777777" w:rsidR="00477559" w:rsidRDefault="00477559" w:rsidP="00477559">
      <w:pPr>
        <w:pStyle w:val="Listenabsatz"/>
        <w:numPr>
          <w:ilvl w:val="0"/>
          <w:numId w:val="6"/>
        </w:numPr>
      </w:pPr>
      <w:r>
        <w:t>Kellertür Sonar</w:t>
      </w:r>
      <w:r>
        <w:tab/>
        <w:t>→ „</w:t>
      </w:r>
      <w:proofErr w:type="spellStart"/>
      <w:r>
        <w:t>sonarCM</w:t>
      </w:r>
      <w:proofErr w:type="spellEnd"/>
      <w:r>
        <w:t>“</w:t>
      </w:r>
    </w:p>
    <w:p w14:paraId="533258FD" w14:textId="77777777" w:rsidR="00477559" w:rsidRDefault="00477559" w:rsidP="00477559">
      <w:pPr>
        <w:pStyle w:val="Listenabsatz"/>
        <w:numPr>
          <w:ilvl w:val="1"/>
          <w:numId w:val="6"/>
        </w:numPr>
      </w:pPr>
      <w:r>
        <w:t>Kellertür Alarm</w:t>
      </w:r>
      <w:r>
        <w:tab/>
        <w:t>→ „</w:t>
      </w:r>
      <w:proofErr w:type="spellStart"/>
      <w:r>
        <w:t>i</w:t>
      </w:r>
      <w:r w:rsidRPr="003D1456">
        <w:t>sAlarm</w:t>
      </w:r>
      <w:proofErr w:type="spellEnd"/>
      <w:r>
        <w:t>“</w:t>
      </w:r>
    </w:p>
    <w:p w14:paraId="4D8CB574" w14:textId="77777777" w:rsidR="00477559" w:rsidRDefault="00477559" w:rsidP="00477559">
      <w:pPr>
        <w:pStyle w:val="Listenabsatz"/>
        <w:numPr>
          <w:ilvl w:val="1"/>
          <w:numId w:val="6"/>
        </w:numPr>
      </w:pPr>
      <w:r>
        <w:t>Blinklicht</w:t>
      </w:r>
      <w:r>
        <w:tab/>
      </w:r>
      <w:r>
        <w:tab/>
      </w:r>
      <w:proofErr w:type="spellStart"/>
      <w:r>
        <w:t>activ</w:t>
      </w:r>
      <w:proofErr w:type="spellEnd"/>
      <w:r>
        <w:t xml:space="preserve"> </w:t>
      </w:r>
      <w:proofErr w:type="spellStart"/>
      <w:r>
        <w:t>with</w:t>
      </w:r>
      <w:proofErr w:type="spellEnd"/>
      <w:r>
        <w:t xml:space="preserve"> </w:t>
      </w:r>
      <w:proofErr w:type="spellStart"/>
      <w:r>
        <w:t>isAlarm</w:t>
      </w:r>
      <w:proofErr w:type="spellEnd"/>
    </w:p>
    <w:p w14:paraId="2A1A1149" w14:textId="77777777" w:rsidR="00477559" w:rsidRDefault="00477559" w:rsidP="00477559">
      <w:pPr>
        <w:pStyle w:val="Listenabsatz"/>
        <w:numPr>
          <w:ilvl w:val="0"/>
          <w:numId w:val="6"/>
        </w:numPr>
      </w:pPr>
      <w:r>
        <w:t>Magnet</w:t>
      </w:r>
      <w:r>
        <w:tab/>
      </w:r>
      <w:r>
        <w:tab/>
        <w:t>→ „</w:t>
      </w:r>
      <w:proofErr w:type="spellStart"/>
      <w:r w:rsidRPr="00717CF2">
        <w:t>magnetState</w:t>
      </w:r>
      <w:proofErr w:type="spellEnd"/>
      <w:r>
        <w:t>“</w:t>
      </w:r>
    </w:p>
    <w:p w14:paraId="4515F7CF" w14:textId="77777777" w:rsidR="006302DE" w:rsidRDefault="00477559" w:rsidP="00055E2B">
      <w:pPr>
        <w:pStyle w:val="Listenabsatz"/>
        <w:numPr>
          <w:ilvl w:val="0"/>
          <w:numId w:val="6"/>
        </w:numPr>
      </w:pPr>
      <w:r>
        <w:t>Fenster</w:t>
      </w:r>
      <w:r>
        <w:tab/>
      </w:r>
      <w:r>
        <w:tab/>
        <w:t>→ „</w:t>
      </w:r>
      <w:proofErr w:type="spellStart"/>
      <w:r w:rsidRPr="003D1456">
        <w:t>lichtsensorState</w:t>
      </w:r>
      <w:proofErr w:type="spellEnd"/>
      <w:r>
        <w:t>“</w:t>
      </w:r>
    </w:p>
    <w:p w14:paraId="76D09551" w14:textId="77777777" w:rsidR="004B670F" w:rsidRDefault="004B670F" w:rsidP="004B670F">
      <w:pPr>
        <w:pStyle w:val="Listenabsatz"/>
        <w:numPr>
          <w:ilvl w:val="0"/>
          <w:numId w:val="6"/>
        </w:numPr>
      </w:pPr>
      <w:r>
        <w:lastRenderedPageBreak/>
        <w:t>Gyro</w:t>
      </w:r>
      <w:r w:rsidR="005C02F5">
        <w:t>skop</w:t>
      </w:r>
      <w:r>
        <w:tab/>
      </w:r>
      <w:r>
        <w:tab/>
        <w:t xml:space="preserve">→ </w:t>
      </w:r>
      <w:r w:rsidR="00717CF2">
        <w:t>„</w:t>
      </w:r>
      <w:r>
        <w:t>x, y, z</w:t>
      </w:r>
      <w:r w:rsidR="00717CF2">
        <w:t>“</w:t>
      </w:r>
    </w:p>
    <w:p w14:paraId="3AFD2B74" w14:textId="77777777" w:rsidR="004B670F" w:rsidRDefault="004B670F" w:rsidP="004B670F">
      <w:pPr>
        <w:pStyle w:val="Listenabsatz"/>
        <w:numPr>
          <w:ilvl w:val="0"/>
          <w:numId w:val="6"/>
        </w:numPr>
      </w:pPr>
      <w:proofErr w:type="spellStart"/>
      <w:r>
        <w:t>Servo</w:t>
      </w:r>
      <w:proofErr w:type="spellEnd"/>
      <w:r>
        <w:t xml:space="preserve"> </w:t>
      </w:r>
      <w:r>
        <w:tab/>
      </w:r>
      <w:r>
        <w:tab/>
      </w:r>
      <w:r>
        <w:tab/>
        <w:t xml:space="preserve">← </w:t>
      </w:r>
      <w:proofErr w:type="spellStart"/>
      <w:r w:rsidR="001129DB" w:rsidRPr="001129DB">
        <w:t>incomingByte</w:t>
      </w:r>
      <w:proofErr w:type="spellEnd"/>
    </w:p>
    <w:p w14:paraId="1D78D1B1" w14:textId="77777777" w:rsidR="001129DB" w:rsidRDefault="001129DB" w:rsidP="001129DB">
      <w:pPr>
        <w:pStyle w:val="berschrift3"/>
      </w:pPr>
      <w:bookmarkStart w:id="43" w:name="_Toc536213580"/>
      <w:r>
        <w:t xml:space="preserve">Sendende und Empfangende Struktur vom </w:t>
      </w:r>
      <w:r w:rsidR="00140CC4">
        <w:t>Arduino</w:t>
      </w:r>
      <w:bookmarkEnd w:id="43"/>
    </w:p>
    <w:p w14:paraId="3F1130E4" w14:textId="77777777" w:rsidR="001129DB" w:rsidRPr="001129DB" w:rsidRDefault="001129DB" w:rsidP="00BF2BC9">
      <w:pPr>
        <w:pStyle w:val="berschrift4"/>
      </w:pPr>
      <w:bookmarkStart w:id="44" w:name="_Toc536213581"/>
      <w:r>
        <w:t>Sendet Arduino zu Unity</w:t>
      </w:r>
      <w:bookmarkEnd w:id="44"/>
    </w:p>
    <w:p w14:paraId="118D8082" w14:textId="77777777" w:rsidR="00BF2BC9" w:rsidRDefault="00683DA1" w:rsidP="00BF2BC9">
      <w:pPr>
        <w:jc w:val="center"/>
      </w:pPr>
      <w:r>
        <w:t>„</w:t>
      </w:r>
      <w:proofErr w:type="spellStart"/>
      <w:r w:rsidR="006302DE">
        <w:t>potiTuer</w:t>
      </w:r>
      <w:proofErr w:type="spellEnd"/>
      <w:r w:rsidR="004B670F">
        <w:t>,</w:t>
      </w:r>
      <w:r w:rsidR="006302DE" w:rsidRPr="006302DE">
        <w:t xml:space="preserve"> </w:t>
      </w:r>
      <w:proofErr w:type="spellStart"/>
      <w:r w:rsidR="006302DE" w:rsidRPr="003D1456">
        <w:t>klingelState</w:t>
      </w:r>
      <w:proofErr w:type="spellEnd"/>
      <w:r w:rsidR="004B670F">
        <w:t>,</w:t>
      </w:r>
      <w:r w:rsidR="00477559" w:rsidRPr="00477559">
        <w:t xml:space="preserve"> </w:t>
      </w:r>
      <w:proofErr w:type="spellStart"/>
      <w:r w:rsidR="00477559">
        <w:t>sonarCM</w:t>
      </w:r>
      <w:proofErr w:type="spellEnd"/>
      <w:r w:rsidR="004B670F">
        <w:t>,</w:t>
      </w:r>
      <w:r w:rsidR="006302DE" w:rsidRPr="006302DE">
        <w:t xml:space="preserve"> </w:t>
      </w:r>
      <w:proofErr w:type="spellStart"/>
      <w:r w:rsidR="00477559">
        <w:t>i</w:t>
      </w:r>
      <w:r w:rsidR="00477559" w:rsidRPr="003D1456">
        <w:t>sAlarm</w:t>
      </w:r>
      <w:proofErr w:type="spellEnd"/>
      <w:r w:rsidR="004B670F">
        <w:t>,</w:t>
      </w:r>
      <w:r w:rsidR="00AB1718">
        <w:t xml:space="preserve"> </w:t>
      </w:r>
      <w:proofErr w:type="spellStart"/>
      <w:r w:rsidR="00477559" w:rsidRPr="00717CF2">
        <w:t>magnetState</w:t>
      </w:r>
      <w:proofErr w:type="spellEnd"/>
      <w:r w:rsidR="004B670F">
        <w:t>,</w:t>
      </w:r>
      <w:r w:rsidR="00477559" w:rsidRPr="00477559">
        <w:t xml:space="preserve"> </w:t>
      </w:r>
      <w:proofErr w:type="spellStart"/>
      <w:r w:rsidR="00477559" w:rsidRPr="003D1456">
        <w:t>lichtsensorState</w:t>
      </w:r>
      <w:proofErr w:type="spellEnd"/>
      <w:r w:rsidR="00477559">
        <w:t>, x, y, z</w:t>
      </w:r>
      <w:r>
        <w:t>“</w:t>
      </w:r>
    </w:p>
    <w:p w14:paraId="7C87C15B" w14:textId="77777777" w:rsidR="00BF2BC9" w:rsidRDefault="00BF2BC9" w:rsidP="00BF2BC9">
      <w:r>
        <w:t>Die Werte werden als ganzer String an Unity</w:t>
      </w:r>
      <w:r w:rsidR="005361C9" w:rsidRPr="005361C9">
        <w:t xml:space="preserve"> </w:t>
      </w:r>
      <w:r w:rsidR="005361C9">
        <w:t>übersandt</w:t>
      </w:r>
      <w:r>
        <w:t>.</w:t>
      </w:r>
    </w:p>
    <w:p w14:paraId="7F11C0DB" w14:textId="77777777" w:rsidR="001129DB" w:rsidRDefault="001129DB" w:rsidP="00BF2BC9">
      <w:pPr>
        <w:pStyle w:val="berschrift4"/>
      </w:pPr>
      <w:bookmarkStart w:id="45" w:name="_Toc536213582"/>
      <w:r>
        <w:t>Empfängt Arduino von Unity</w:t>
      </w:r>
      <w:bookmarkEnd w:id="45"/>
    </w:p>
    <w:p w14:paraId="67209B0D" w14:textId="77777777" w:rsidR="00BF2BC9" w:rsidRDefault="001129DB" w:rsidP="00BF2BC9">
      <w:pPr>
        <w:jc w:val="center"/>
      </w:pPr>
      <w:proofErr w:type="spellStart"/>
      <w:r>
        <w:t>incommingByte</w:t>
      </w:r>
      <w:proofErr w:type="spellEnd"/>
    </w:p>
    <w:p w14:paraId="68E9278C" w14:textId="77777777" w:rsidR="00396E86" w:rsidRPr="00396E86" w:rsidRDefault="00BF2BC9" w:rsidP="004B670F">
      <w:r>
        <w:t>Das Byte wird dabei als ASCII Zeichen interpretiert und daher ist eine übers</w:t>
      </w:r>
      <w:r w:rsidR="005361C9">
        <w:t>andte</w:t>
      </w:r>
      <w:r>
        <w:t xml:space="preserve"> „0“ eine 48 und wird so interpretiert. Daher muss von Unity eine „1“ oder „0“ übers</w:t>
      </w:r>
      <w:r w:rsidR="005361C9">
        <w:t>andt</w:t>
      </w:r>
      <w:r>
        <w:t xml:space="preserve"> werden.</w:t>
      </w:r>
    </w:p>
    <w:p w14:paraId="539F204B" w14:textId="77777777" w:rsidR="00954911" w:rsidRDefault="00954911" w:rsidP="00954911">
      <w:pPr>
        <w:pStyle w:val="berschrift1"/>
      </w:pPr>
      <w:bookmarkStart w:id="46" w:name="_Toc536213583"/>
      <w:r>
        <w:t>Umsetzung</w:t>
      </w:r>
      <w:bookmarkEnd w:id="46"/>
    </w:p>
    <w:p w14:paraId="1AA6AF72" w14:textId="77777777" w:rsidR="00954911" w:rsidRDefault="00954911" w:rsidP="00954911">
      <w:r>
        <w:t xml:space="preserve">Um </w:t>
      </w:r>
      <w:r w:rsidR="005361C9">
        <w:t xml:space="preserve">effektiv in der Gruppe an dem </w:t>
      </w:r>
      <w:r>
        <w:t xml:space="preserve">Projekt </w:t>
      </w:r>
      <w:r w:rsidR="005361C9">
        <w:t xml:space="preserve">arbeiten zu können, </w:t>
      </w:r>
      <w:r>
        <w:t>haben wir es untereilt:</w:t>
      </w:r>
    </w:p>
    <w:p w14:paraId="07A565DC" w14:textId="77777777" w:rsidR="00954911" w:rsidRDefault="00954911" w:rsidP="00954911">
      <w:pPr>
        <w:pStyle w:val="berschrift2"/>
      </w:pPr>
      <w:bookmarkStart w:id="47" w:name="_Toc536213584"/>
      <w:r>
        <w:t>Erstellung des Realen Modellhauses</w:t>
      </w:r>
      <w:bookmarkEnd w:id="47"/>
    </w:p>
    <w:p w14:paraId="6F415A4C" w14:textId="77777777" w:rsidR="00B502B3" w:rsidRPr="00B502B3" w:rsidRDefault="00D24DC0" w:rsidP="00B502B3">
      <w:pPr>
        <w:pStyle w:val="berschrift3"/>
      </w:pPr>
      <w:bookmarkStart w:id="48" w:name="_Toc536213585"/>
      <w:r>
        <w:t>Aufbau des Hauses</w:t>
      </w:r>
      <w:bookmarkEnd w:id="48"/>
    </w:p>
    <w:p w14:paraId="39320A59" w14:textId="77777777" w:rsidR="00CC3076" w:rsidRDefault="004960C7" w:rsidP="00954911">
      <w:r>
        <w:rPr>
          <w:noProof/>
          <w:lang w:eastAsia="de-DE"/>
        </w:rPr>
        <mc:AlternateContent>
          <mc:Choice Requires="wpg">
            <w:drawing>
              <wp:anchor distT="0" distB="0" distL="114300" distR="114300" simplePos="0" relativeHeight="251677696" behindDoc="0" locked="0" layoutInCell="1" allowOverlap="1" wp14:anchorId="5AEDF8F6" wp14:editId="7674DCFD">
                <wp:simplePos x="0" y="0"/>
                <wp:positionH relativeFrom="column">
                  <wp:posOffset>3497580</wp:posOffset>
                </wp:positionH>
                <wp:positionV relativeFrom="paragraph">
                  <wp:posOffset>391160</wp:posOffset>
                </wp:positionV>
                <wp:extent cx="3162300" cy="2371725"/>
                <wp:effectExtent l="0" t="0" r="0" b="9525"/>
                <wp:wrapSquare wrapText="bothSides"/>
                <wp:docPr id="20" name="Gruppieren 20"/>
                <wp:cNvGraphicFramePr/>
                <a:graphic xmlns:a="http://schemas.openxmlformats.org/drawingml/2006/main">
                  <a:graphicData uri="http://schemas.microsoft.com/office/word/2010/wordprocessingGroup">
                    <wpg:wgp>
                      <wpg:cNvGrpSpPr/>
                      <wpg:grpSpPr>
                        <a:xfrm>
                          <a:off x="0" y="0"/>
                          <a:ext cx="3162300" cy="2371725"/>
                          <a:chOff x="19050" y="0"/>
                          <a:chExt cx="3618214" cy="2519340"/>
                        </a:xfrm>
                      </wpg:grpSpPr>
                      <pic:pic xmlns:pic="http://schemas.openxmlformats.org/drawingml/2006/picture">
                        <pic:nvPicPr>
                          <pic:cNvPr id="18" name="Grafik 18"/>
                          <pic:cNvPicPr>
                            <a:picLocks noChangeAspect="1"/>
                          </pic:cNvPicPr>
                        </pic:nvPicPr>
                        <pic:blipFill rotWithShape="1">
                          <a:blip r:embed="rId20" cstate="print">
                            <a:extLst>
                              <a:ext uri="{28A0092B-C50C-407E-A947-70E740481C1C}">
                                <a14:useLocalDpi xmlns:a14="http://schemas.microsoft.com/office/drawing/2010/main" val="0"/>
                              </a:ext>
                            </a:extLst>
                          </a:blip>
                          <a:srcRect l="25737" r="10456" b="22690"/>
                          <a:stretch/>
                        </pic:blipFill>
                        <pic:spPr>
                          <a:xfrm>
                            <a:off x="19050" y="0"/>
                            <a:ext cx="3162301" cy="2155098"/>
                          </a:xfrm>
                          <a:prstGeom prst="rect">
                            <a:avLst/>
                          </a:prstGeom>
                        </pic:spPr>
                      </pic:pic>
                      <wps:wsp>
                        <wps:cNvPr id="19" name="Textfeld 19"/>
                        <wps:cNvSpPr txBox="1"/>
                        <wps:spPr>
                          <a:xfrm>
                            <a:off x="84439" y="2258355"/>
                            <a:ext cx="3552825" cy="260985"/>
                          </a:xfrm>
                          <a:prstGeom prst="rect">
                            <a:avLst/>
                          </a:prstGeom>
                          <a:solidFill>
                            <a:prstClr val="white"/>
                          </a:solidFill>
                          <a:ln>
                            <a:noFill/>
                          </a:ln>
                        </wps:spPr>
                        <wps:txbx>
                          <w:txbxContent>
                            <w:p w14:paraId="499E11CB" w14:textId="77777777" w:rsidR="004960C7" w:rsidRPr="00AB2146" w:rsidRDefault="004960C7" w:rsidP="004960C7">
                              <w:pPr>
                                <w:pStyle w:val="Beschriftung"/>
                                <w:rPr>
                                  <w:noProof/>
                                </w:rPr>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Pr>
                                  <w:noProof/>
                                </w:rPr>
                                <w:t>2</w:t>
                              </w:r>
                              <w:r w:rsidR="00F328FA">
                                <w:rPr>
                                  <w:noProof/>
                                </w:rPr>
                                <w:fldChar w:fldCharType="end"/>
                              </w:r>
                              <w:r>
                                <w:t xml:space="preserve"> Reales Modellhaus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EDF8F6" id="Gruppieren 20" o:spid="_x0000_s1038" style="position:absolute;margin-left:275.4pt;margin-top:30.8pt;width:249pt;height:186.75pt;z-index:251677696;mso-width-relative:margin;mso-height-relative:margin" coordorigin="190" coordsize="36182,251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">
                <v:shape id="Grafik 18" o:spid="_x0000_s1039" type="#_x0000_t75" style="position:absolute;left:190;width:31623;height:2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">
                  <v:imagedata r:id="rId21" o:title="" cropbottom="14870f" cropleft="16867f" cropright="6852f"/>
                </v:shape>
                <v:shape id="Textfeld 19" o:spid="_x0000_s1040" type="#_x0000_t202" style="position:absolute;left:844;top:22583;width:3552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499E11CB" w14:textId="77777777" w:rsidR="004960C7" w:rsidRPr="00AB2146" w:rsidRDefault="004960C7" w:rsidP="004960C7">
                        <w:pPr>
                          <w:pStyle w:val="Beschriftung"/>
                          <w:rPr>
                            <w:noProof/>
                          </w:rPr>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Pr>
                            <w:noProof/>
                          </w:rPr>
                          <w:t>2</w:t>
                        </w:r>
                        <w:r w:rsidR="00F328FA">
                          <w:rPr>
                            <w:noProof/>
                          </w:rPr>
                          <w:fldChar w:fldCharType="end"/>
                        </w:r>
                        <w:r>
                          <w:t xml:space="preserve"> Reales Modellhaus</w:t>
                        </w:r>
                      </w:p>
                    </w:txbxContent>
                  </v:textbox>
                </v:shape>
                <w10:wrap type="square"/>
              </v:group>
            </w:pict>
          </mc:Fallback>
        </mc:AlternateContent>
      </w:r>
      <w:r w:rsidR="00B502B3">
        <w:t>Nach</w:t>
      </w:r>
      <w:r w:rsidR="005361C9">
        <w:t xml:space="preserve"> der Festlegung</w:t>
      </w:r>
      <w:r w:rsidR="00B502B3">
        <w:t>, welche Funktionen das Haus haben soll, planten wir</w:t>
      </w:r>
      <w:r w:rsidR="00795575">
        <w:t xml:space="preserve"> </w:t>
      </w:r>
      <w:r w:rsidR="00CD0673">
        <w:t xml:space="preserve">die Umsetzung. Wir prüften, </w:t>
      </w:r>
      <w:r w:rsidR="00B502B3">
        <w:t xml:space="preserve">welche Sensoren und Motoren </w:t>
      </w:r>
      <w:r w:rsidR="00CD0673">
        <w:t xml:space="preserve">benötigt werden und welches Baumaterial sich </w:t>
      </w:r>
      <w:r w:rsidR="00795575">
        <w:t>für das Projekt am besten eignete</w:t>
      </w:r>
      <w:r w:rsidR="00B502B3">
        <w:t>. Zur Diskussion standen Holz, Pap</w:t>
      </w:r>
      <w:r w:rsidR="005361C9">
        <w:t>p</w:t>
      </w:r>
      <w:r w:rsidR="00B502B3">
        <w:t xml:space="preserve">e und Lego. Wir haben uns für Lego entschieden, </w:t>
      </w:r>
      <w:r w:rsidR="00CD0673">
        <w:t xml:space="preserve">weil </w:t>
      </w:r>
      <w:r w:rsidR="00B502B3">
        <w:t xml:space="preserve">wir das Material </w:t>
      </w:r>
      <w:r w:rsidR="00CD0673">
        <w:t>v</w:t>
      </w:r>
      <w:r w:rsidR="00B502B3">
        <w:t>orrätig hatten</w:t>
      </w:r>
      <w:r w:rsidR="00CD0673">
        <w:t xml:space="preserve"> und es sich </w:t>
      </w:r>
      <w:r w:rsidR="00B502B3">
        <w:t>durch seine leichte Verarbeitbarkeit und Vielseitigkeit aus</w:t>
      </w:r>
      <w:r w:rsidR="00CD0673">
        <w:t>zeichnet</w:t>
      </w:r>
      <w:r w:rsidR="00B502B3">
        <w:t>.</w:t>
      </w:r>
    </w:p>
    <w:p w14:paraId="4FC3D22C" w14:textId="77777777" w:rsidR="00B502B3" w:rsidRDefault="00B502B3" w:rsidP="00954911">
      <w:r>
        <w:t>Nachdem alles Benötigte organisiert war, begannen wir das Haus aus Lego zu bauen und dabei bestmöglich die Sensoren</w:t>
      </w:r>
      <w:r w:rsidR="00043B95">
        <w:t>,</w:t>
      </w:r>
      <w:r w:rsidR="004A4880">
        <w:t xml:space="preserve"> die LED,</w:t>
      </w:r>
      <w:r>
        <w:t xml:space="preserve"> </w:t>
      </w:r>
      <w:r w:rsidR="00043B95">
        <w:t>den</w:t>
      </w:r>
      <w:r>
        <w:t xml:space="preserve"> </w:t>
      </w:r>
      <w:proofErr w:type="spellStart"/>
      <w:r>
        <w:t>Servo</w:t>
      </w:r>
      <w:proofErr w:type="spellEnd"/>
      <w:r w:rsidR="00043B95">
        <w:t xml:space="preserve"> und die </w:t>
      </w:r>
      <w:proofErr w:type="spellStart"/>
      <w:r w:rsidR="00043B95">
        <w:t>Leap</w:t>
      </w:r>
      <w:proofErr w:type="spellEnd"/>
      <w:r>
        <w:t xml:space="preserve"> einzubauen. Nachdem wir dann auch noch alle Sensoren</w:t>
      </w:r>
      <w:r w:rsidR="004A4880">
        <w:t>, die LED</w:t>
      </w:r>
      <w:r>
        <w:t xml:space="preserve"> und den </w:t>
      </w:r>
      <w:proofErr w:type="spellStart"/>
      <w:r>
        <w:t>Servo</w:t>
      </w:r>
      <w:proofErr w:type="spellEnd"/>
      <w:r>
        <w:t xml:space="preserve"> an de</w:t>
      </w:r>
      <w:r w:rsidR="004A4880">
        <w:t>m</w:t>
      </w:r>
      <w:r>
        <w:t xml:space="preserve"> Arduino angeschlossen und die Verkabelung dokumentiert hatten, begannen wir den Arduino zu programmieren.</w:t>
      </w:r>
      <w:r w:rsidR="004960C7" w:rsidRPr="004960C7">
        <w:rPr>
          <w:noProof/>
        </w:rPr>
        <w:t xml:space="preserve"> </w:t>
      </w:r>
    </w:p>
    <w:p w14:paraId="2662B3A8" w14:textId="77777777" w:rsidR="00D24DC0" w:rsidRDefault="00D24DC0" w:rsidP="00D24DC0">
      <w:pPr>
        <w:pStyle w:val="berschrift3"/>
      </w:pPr>
      <w:bookmarkStart w:id="49" w:name="_Toc536213586"/>
      <w:r>
        <w:lastRenderedPageBreak/>
        <w:t>Programmierung des Arduinos</w:t>
      </w:r>
      <w:bookmarkEnd w:id="49"/>
    </w:p>
    <w:p w14:paraId="33930D6C" w14:textId="77777777" w:rsidR="00D24DC0" w:rsidRDefault="004960C7" w:rsidP="00D24DC0">
      <w:r>
        <w:rPr>
          <w:noProof/>
          <w:lang w:eastAsia="de-DE"/>
        </w:rPr>
        <mc:AlternateContent>
          <mc:Choice Requires="wpg">
            <w:drawing>
              <wp:anchor distT="0" distB="0" distL="114300" distR="114300" simplePos="0" relativeHeight="251681792" behindDoc="0" locked="0" layoutInCell="1" allowOverlap="1" wp14:anchorId="7C4EDE20" wp14:editId="78AC7A84">
                <wp:simplePos x="0" y="0"/>
                <wp:positionH relativeFrom="column">
                  <wp:posOffset>-157480</wp:posOffset>
                </wp:positionH>
                <wp:positionV relativeFrom="paragraph">
                  <wp:posOffset>69215</wp:posOffset>
                </wp:positionV>
                <wp:extent cx="3470910" cy="2270760"/>
                <wp:effectExtent l="0" t="0" r="0" b="0"/>
                <wp:wrapTight wrapText="bothSides">
                  <wp:wrapPolygon edited="0">
                    <wp:start x="0" y="0"/>
                    <wp:lineTo x="0" y="18664"/>
                    <wp:lineTo x="2252" y="20295"/>
                    <wp:lineTo x="2252" y="21383"/>
                    <wp:lineTo x="20391" y="21383"/>
                    <wp:lineTo x="20391" y="20295"/>
                    <wp:lineTo x="21458" y="18664"/>
                    <wp:lineTo x="21458" y="0"/>
                    <wp:lineTo x="0" y="0"/>
                  </wp:wrapPolygon>
                </wp:wrapTight>
                <wp:docPr id="23" name="Gruppieren 23"/>
                <wp:cNvGraphicFramePr/>
                <a:graphic xmlns:a="http://schemas.openxmlformats.org/drawingml/2006/main">
                  <a:graphicData uri="http://schemas.microsoft.com/office/word/2010/wordprocessingGroup">
                    <wpg:wgp>
                      <wpg:cNvGrpSpPr/>
                      <wpg:grpSpPr>
                        <a:xfrm>
                          <a:off x="0" y="0"/>
                          <a:ext cx="3470910" cy="2270760"/>
                          <a:chOff x="2288202" y="0"/>
                          <a:chExt cx="3471248" cy="2270760"/>
                        </a:xfrm>
                      </wpg:grpSpPr>
                      <pic:pic xmlns:pic="http://schemas.openxmlformats.org/drawingml/2006/picture">
                        <pic:nvPicPr>
                          <pic:cNvPr id="21" name="Grafik 2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rot="10800000">
                            <a:off x="2288202" y="0"/>
                            <a:ext cx="3471248" cy="1952625"/>
                          </a:xfrm>
                          <a:prstGeom prst="rect">
                            <a:avLst/>
                          </a:prstGeom>
                        </pic:spPr>
                      </pic:pic>
                      <wps:wsp>
                        <wps:cNvPr id="22" name="Textfeld 22"/>
                        <wps:cNvSpPr txBox="1"/>
                        <wps:spPr>
                          <a:xfrm>
                            <a:off x="2695575" y="2009775"/>
                            <a:ext cx="2844800" cy="260985"/>
                          </a:xfrm>
                          <a:prstGeom prst="rect">
                            <a:avLst/>
                          </a:prstGeom>
                          <a:solidFill>
                            <a:prstClr val="white"/>
                          </a:solidFill>
                          <a:ln>
                            <a:noFill/>
                          </a:ln>
                        </wps:spPr>
                        <wps:txbx>
                          <w:txbxContent>
                            <w:p w14:paraId="15CA2A45" w14:textId="77777777" w:rsidR="004960C7" w:rsidRPr="00906E7E" w:rsidRDefault="004960C7" w:rsidP="004960C7">
                              <w:pPr>
                                <w:pStyle w:val="Beschriftung"/>
                              </w:pPr>
                              <w:r>
                                <w:t xml:space="preserve">Abbildung </w:t>
                              </w:r>
                              <w:r w:rsidR="00F328FA">
                                <w:rPr>
                                  <w:noProof/>
                                </w:rPr>
                                <w:fldChar w:fldCharType="begin"/>
                              </w:r>
                              <w:r w:rsidR="00F328FA">
                                <w:rPr>
                                  <w:noProof/>
                                </w:rPr>
                                <w:instrText xml:space="preserve"> SEQ Abbildung \* ARAB</w:instrText>
                              </w:r>
                              <w:r w:rsidR="00F328FA">
                                <w:rPr>
                                  <w:noProof/>
                                </w:rPr>
                                <w:instrText xml:space="preserve">IC </w:instrText>
                              </w:r>
                              <w:r w:rsidR="00F328FA">
                                <w:rPr>
                                  <w:noProof/>
                                </w:rPr>
                                <w:fldChar w:fldCharType="separate"/>
                              </w:r>
                              <w:r>
                                <w:rPr>
                                  <w:noProof/>
                                </w:rPr>
                                <w:t>3</w:t>
                              </w:r>
                              <w:r w:rsidR="00F328FA">
                                <w:rPr>
                                  <w:noProof/>
                                </w:rPr>
                                <w:fldChar w:fldCharType="end"/>
                              </w:r>
                              <w:r>
                                <w:t xml:space="preserve"> Reales </w:t>
                              </w:r>
                              <w:proofErr w:type="spellStart"/>
                              <w:r>
                                <w:t>Mellhaus</w:t>
                              </w:r>
                              <w:proofErr w:type="spellEnd"/>
                              <w:r>
                                <w:t xml:space="preserve"> Verkabelung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C4EDE20" id="Gruppieren 23" o:spid="_x0000_s1041" style="position:absolute;margin-left:-12.4pt;margin-top:5.45pt;width:273.3pt;height:178.8pt;z-index:251681792;mso-width-relative:margin;mso-height-relative:margin" coordorigin="22882" coordsize="34712,227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">
                <v:shape id="Grafik 21" o:spid="_x0000_s1042" type="#_x0000_t75" style="position:absolute;left:22882;width:34712;height:19526;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">
                  <v:imagedata r:id="rId23" o:title=""/>
                </v:shape>
                <v:shape id="Textfeld 22" o:spid="_x0000_s1043" type="#_x0000_t202" style="position:absolute;left:26955;top:20097;width:2844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15CA2A45" w14:textId="77777777" w:rsidR="004960C7" w:rsidRPr="00906E7E" w:rsidRDefault="004960C7" w:rsidP="004960C7">
                        <w:pPr>
                          <w:pStyle w:val="Beschriftung"/>
                        </w:pPr>
                        <w:r>
                          <w:t xml:space="preserve">Abbildung </w:t>
                        </w:r>
                        <w:r w:rsidR="00F328FA">
                          <w:rPr>
                            <w:noProof/>
                          </w:rPr>
                          <w:fldChar w:fldCharType="begin"/>
                        </w:r>
                        <w:r w:rsidR="00F328FA">
                          <w:rPr>
                            <w:noProof/>
                          </w:rPr>
                          <w:instrText xml:space="preserve"> SEQ Abbildung \* ARAB</w:instrText>
                        </w:r>
                        <w:r w:rsidR="00F328FA">
                          <w:rPr>
                            <w:noProof/>
                          </w:rPr>
                          <w:instrText xml:space="preserve">IC </w:instrText>
                        </w:r>
                        <w:r w:rsidR="00F328FA">
                          <w:rPr>
                            <w:noProof/>
                          </w:rPr>
                          <w:fldChar w:fldCharType="separate"/>
                        </w:r>
                        <w:r>
                          <w:rPr>
                            <w:noProof/>
                          </w:rPr>
                          <w:t>3</w:t>
                        </w:r>
                        <w:r w:rsidR="00F328FA">
                          <w:rPr>
                            <w:noProof/>
                          </w:rPr>
                          <w:fldChar w:fldCharType="end"/>
                        </w:r>
                        <w:r>
                          <w:t xml:space="preserve"> Reales </w:t>
                        </w:r>
                        <w:proofErr w:type="spellStart"/>
                        <w:r>
                          <w:t>Mellhaus</w:t>
                        </w:r>
                        <w:proofErr w:type="spellEnd"/>
                        <w:r>
                          <w:t xml:space="preserve"> Verkabelung</w:t>
                        </w:r>
                      </w:p>
                    </w:txbxContent>
                  </v:textbox>
                </v:shape>
                <w10:wrap type="tight"/>
              </v:group>
            </w:pict>
          </mc:Fallback>
        </mc:AlternateContent>
      </w:r>
      <w:r>
        <w:t>Die Programmierung des Arduinos</w:t>
      </w:r>
      <w:r w:rsidR="00D24DC0">
        <w:t xml:space="preserve"> verlief relativ reibungslos und schneller als erwartet. Dies lag unter anderem daran, dass in dem von uns bestelltem Sensor-Kit bereits Beispielcode zu jedem Bauteil beilag. Nach einiger Anpassung lief das meiste recht schnell und wir konnten wie in dem SL gelernt über die serielle Schnittstelle die Sensordaten </w:t>
      </w:r>
      <w:r w:rsidR="00310C82">
        <w:t>über die Serielle Konsole</w:t>
      </w:r>
      <w:r w:rsidR="00D24DC0">
        <w:t xml:space="preserve"> senden.</w:t>
      </w:r>
      <w:r w:rsidR="00310C82">
        <w:t xml:space="preserve"> Unity empfängt und verarbeitet diese dann</w:t>
      </w:r>
      <w:r w:rsidR="004A4880">
        <w:t xml:space="preserve">, </w:t>
      </w:r>
      <w:r w:rsidR="00310C82">
        <w:t xml:space="preserve">um die Änderungen am Modellhaus in Unity </w:t>
      </w:r>
      <w:commentRangeStart w:id="50"/>
      <w:r w:rsidR="00310C82">
        <w:t>darzustellen</w:t>
      </w:r>
      <w:commentRangeEnd w:id="50"/>
      <w:r w:rsidR="004A4880">
        <w:rPr>
          <w:rStyle w:val="Kommentarzeichen"/>
        </w:rPr>
        <w:commentReference w:id="50"/>
      </w:r>
      <w:r w:rsidR="00310C82">
        <w:t>.</w:t>
      </w:r>
    </w:p>
    <w:p w14:paraId="2B76B676" w14:textId="77777777" w:rsidR="00AB1718" w:rsidRDefault="00AB1718" w:rsidP="00AB1718">
      <w:pPr>
        <w:pStyle w:val="berschrift3"/>
      </w:pPr>
      <w:bookmarkStart w:id="51" w:name="_Toc536213587"/>
      <w:r>
        <w:t>Empfang und Verarbeitung der Daten in Unity</w:t>
      </w:r>
      <w:bookmarkEnd w:id="51"/>
    </w:p>
    <w:p w14:paraId="044298A0" w14:textId="77777777" w:rsidR="00310C82" w:rsidRPr="00AB1718" w:rsidRDefault="00310C82" w:rsidP="00AB1718">
      <w:r>
        <w:t>Da der serielle Empfang einen blockierenden Aufruf enthält, haben wir uns dazu entschlossen</w:t>
      </w:r>
      <w:ins w:id="52" w:author="TMMJV Engers, Martin" w:date="2019-01-28T14:28:00Z">
        <w:r w:rsidR="008D619B">
          <w:t>,</w:t>
        </w:r>
      </w:ins>
      <w:r>
        <w:t xml:space="preserve"> die serielle Kommunikation in einem eigenen Thread durchzuführen. So können wir sicherstellen, dass eine hohe FPS gewährleistet bleibt. </w:t>
      </w:r>
      <w:r w:rsidR="00A64B55">
        <w:t>Außerdem wird der Haupt</w:t>
      </w:r>
      <w:del w:id="53" w:author="TMMJV Engers, Martin" w:date="2019-01-28T14:28:00Z">
        <w:r w:rsidR="00A64B55" w:rsidDel="008D619B">
          <w:delText xml:space="preserve"> </w:delText>
        </w:r>
      </w:del>
      <w:ins w:id="54" w:author="TMMJV Engers, Martin" w:date="2019-01-28T14:28:00Z">
        <w:r w:rsidR="008D619B">
          <w:t>-</w:t>
        </w:r>
      </w:ins>
      <w:r w:rsidR="00A64B55">
        <w:t>Unity</w:t>
      </w:r>
      <w:del w:id="55" w:author="TMMJV Engers, Martin" w:date="2019-01-28T14:28:00Z">
        <w:r w:rsidR="00A64B55" w:rsidDel="008D619B">
          <w:delText xml:space="preserve"> </w:delText>
        </w:r>
      </w:del>
      <w:ins w:id="56" w:author="TMMJV Engers, Martin" w:date="2019-01-28T14:28:00Z">
        <w:r w:rsidR="008D619B">
          <w:t>-</w:t>
        </w:r>
      </w:ins>
      <w:r w:rsidR="00A64B55">
        <w:t xml:space="preserve">Thread nicht blockiert, wenn die </w:t>
      </w:r>
      <w:del w:id="57" w:author="TMMJV Engers, Martin" w:date="2019-01-28T14:28:00Z">
        <w:r w:rsidR="00A64B55" w:rsidDel="008D619B">
          <w:delText>S</w:delText>
        </w:r>
      </w:del>
      <w:ins w:id="58" w:author="TMMJV Engers, Martin" w:date="2019-01-28T14:28:00Z">
        <w:r w:rsidR="008D619B">
          <w:t>s</w:t>
        </w:r>
      </w:ins>
      <w:r w:rsidR="00A64B55">
        <w:t>erielle Verbindung abbricht. Die gesamte serielle Kommunikation lagern wir in ein Script aus</w:t>
      </w:r>
      <w:ins w:id="59" w:author="TMMJV Engers, Martin" w:date="2019-01-28T14:29:00Z">
        <w:r w:rsidR="008D619B">
          <w:t>,</w:t>
        </w:r>
      </w:ins>
      <w:r w:rsidR="00A64B55">
        <w:t xml:space="preserve"> </w:t>
      </w:r>
      <w:ins w:id="60" w:author="TMMJV Engers, Martin" w:date="2019-01-28T14:29:00Z">
        <w:r w:rsidR="008D619B">
          <w:t>das</w:t>
        </w:r>
      </w:ins>
      <w:del w:id="61" w:author="TMMJV Engers, Martin" w:date="2019-01-28T14:29:00Z">
        <w:r w:rsidR="00A64B55" w:rsidDel="008D619B">
          <w:delText xml:space="preserve">welches </w:delText>
        </w:r>
      </w:del>
      <w:ins w:id="62" w:author="TMMJV Engers, Martin" w:date="2019-01-28T14:29:00Z">
        <w:r w:rsidR="008D619B">
          <w:t xml:space="preserve"> </w:t>
        </w:r>
      </w:ins>
      <w:r w:rsidR="00A64B55">
        <w:t xml:space="preserve">wir dem </w:t>
      </w:r>
      <w:proofErr w:type="spellStart"/>
      <w:r w:rsidR="00A64B55">
        <w:t>GameObject</w:t>
      </w:r>
      <w:proofErr w:type="spellEnd"/>
      <w:r w:rsidR="00A64B55">
        <w:t xml:space="preserve"> „</w:t>
      </w:r>
      <w:proofErr w:type="spellStart"/>
      <w:r w:rsidR="00A64B55">
        <w:t>SerialCommunicator</w:t>
      </w:r>
      <w:proofErr w:type="spellEnd"/>
      <w:r w:rsidR="00A64B55">
        <w:t xml:space="preserve">“ hinzufügen. Dieses </w:t>
      </w:r>
      <w:proofErr w:type="spellStart"/>
      <w:r w:rsidR="00A64B55">
        <w:t>GameObject</w:t>
      </w:r>
      <w:proofErr w:type="spellEnd"/>
      <w:r w:rsidR="00A64B55">
        <w:t xml:space="preserve"> existiert nur einmal und kann von anderen Komponenten für die Kommunikation genutzt werden. Innerhalb des Scripts benutzen wir das C# </w:t>
      </w:r>
      <w:r w:rsidR="00A64B55" w:rsidRPr="00A64B55">
        <w:t>volatile</w:t>
      </w:r>
      <w:r w:rsidR="00A64B55">
        <w:t xml:space="preserve"> Keyword. </w:t>
      </w:r>
      <w:commentRangeStart w:id="63"/>
      <w:r w:rsidR="00A64B55">
        <w:t>Da wir auf die Attribute der Klasse von mehreren Threads aus zugreifen.</w:t>
      </w:r>
      <w:r w:rsidR="00356A01">
        <w:t xml:space="preserve"> </w:t>
      </w:r>
      <w:commentRangeEnd w:id="63"/>
      <w:r w:rsidR="008D619B">
        <w:rPr>
          <w:rStyle w:val="Kommentarzeichen"/>
        </w:rPr>
        <w:commentReference w:id="63"/>
      </w:r>
      <w:r w:rsidR="00356A01">
        <w:t xml:space="preserve">Jede </w:t>
      </w:r>
      <w:r w:rsidR="00BE7360">
        <w:t>Zeile,</w:t>
      </w:r>
      <w:r w:rsidR="00356A01">
        <w:t xml:space="preserve"> welche vom Arduino über die Serielle Schnittstelle übertragen wird, liefert den gesamten State des Modellhauses. Diese Komma-</w:t>
      </w:r>
      <w:del w:id="64" w:author="TMMJV Engers, Martin" w:date="2019-01-28T14:30:00Z">
        <w:r w:rsidR="00356A01" w:rsidDel="008D619B">
          <w:delText>S</w:delText>
        </w:r>
      </w:del>
      <w:ins w:id="65" w:author="TMMJV Engers, Martin" w:date="2019-01-28T14:30:00Z">
        <w:r w:rsidR="008D619B">
          <w:t>s</w:t>
        </w:r>
      </w:ins>
      <w:r w:rsidR="00356A01">
        <w:t xml:space="preserve">eparierte Zeile wird aufgeteilt und die </w:t>
      </w:r>
      <w:r w:rsidR="00BE7360">
        <w:t>jeweiligen Werte werden aktualisiert.</w:t>
      </w:r>
    </w:p>
    <w:p w14:paraId="09E5D7BE" w14:textId="77777777" w:rsidR="00954911" w:rsidRDefault="00954911" w:rsidP="00954911">
      <w:pPr>
        <w:pStyle w:val="berschrift2"/>
      </w:pPr>
      <w:bookmarkStart w:id="66" w:name="_Toc536213588"/>
      <w:r>
        <w:t>Erstellung des virtuellen Modellhauses in Unity</w:t>
      </w:r>
      <w:bookmarkEnd w:id="66"/>
    </w:p>
    <w:p w14:paraId="51924E8B" w14:textId="77777777" w:rsidR="00043B95" w:rsidRDefault="00043B95" w:rsidP="00043B95">
      <w:pPr>
        <w:pStyle w:val="berschrift3"/>
      </w:pPr>
      <w:bookmarkStart w:id="67" w:name="_Toc536213589"/>
      <w:r>
        <w:t>Erstellung eines 3D</w:t>
      </w:r>
      <w:r w:rsidR="008D619B">
        <w:t>-</w:t>
      </w:r>
      <w:r>
        <w:t>Modells</w:t>
      </w:r>
      <w:bookmarkEnd w:id="67"/>
    </w:p>
    <w:p w14:paraId="74DBFF03" w14:textId="77777777" w:rsidR="004C638E" w:rsidRDefault="00EE6E75" w:rsidP="004C638E">
      <w:r>
        <w:rPr>
          <w:noProof/>
          <w:lang w:eastAsia="de-DE"/>
        </w:rPr>
        <mc:AlternateContent>
          <mc:Choice Requires="wpg">
            <w:drawing>
              <wp:anchor distT="0" distB="0" distL="114300" distR="114300" simplePos="0" relativeHeight="251673600" behindDoc="0" locked="0" layoutInCell="1" allowOverlap="1" wp14:anchorId="0BE514C4" wp14:editId="6E5A4B96">
                <wp:simplePos x="0" y="0"/>
                <wp:positionH relativeFrom="column">
                  <wp:posOffset>3404870</wp:posOffset>
                </wp:positionH>
                <wp:positionV relativeFrom="paragraph">
                  <wp:posOffset>6350</wp:posOffset>
                </wp:positionV>
                <wp:extent cx="3009900" cy="2842260"/>
                <wp:effectExtent l="0" t="0" r="0" b="0"/>
                <wp:wrapTight wrapText="bothSides">
                  <wp:wrapPolygon edited="0">
                    <wp:start x="0" y="0"/>
                    <wp:lineTo x="0" y="21426"/>
                    <wp:lineTo x="21463" y="21426"/>
                    <wp:lineTo x="21463" y="0"/>
                    <wp:lineTo x="0" y="0"/>
                  </wp:wrapPolygon>
                </wp:wrapTight>
                <wp:docPr id="17" name="Gruppieren 17"/>
                <wp:cNvGraphicFramePr/>
                <a:graphic xmlns:a="http://schemas.openxmlformats.org/drawingml/2006/main">
                  <a:graphicData uri="http://schemas.microsoft.com/office/word/2010/wordprocessingGroup">
                    <wpg:wgp>
                      <wpg:cNvGrpSpPr/>
                      <wpg:grpSpPr>
                        <a:xfrm>
                          <a:off x="0" y="0"/>
                          <a:ext cx="3009900" cy="2842260"/>
                          <a:chOff x="0" y="0"/>
                          <a:chExt cx="3009900" cy="2842260"/>
                        </a:xfrm>
                      </wpg:grpSpPr>
                      <pic:pic xmlns:pic="http://schemas.openxmlformats.org/drawingml/2006/picture">
                        <pic:nvPicPr>
                          <pic:cNvPr id="4" name="Grafik 4" descr="https://i.gyazo.com/8a7814b965d0fc2d2b438cc25b0b9e32.png"/>
                          <pic:cNvPicPr>
                            <a:picLocks noChangeAspect="1"/>
                          </pic:cNvPicPr>
                        </pic:nvPicPr>
                        <pic:blipFill rotWithShape="1">
                          <a:blip r:embed="rId24">
                            <a:extLst>
                              <a:ext uri="{28A0092B-C50C-407E-A947-70E740481C1C}">
                                <a14:useLocalDpi xmlns:a14="http://schemas.microsoft.com/office/drawing/2010/main" val="0"/>
                              </a:ext>
                            </a:extLst>
                          </a:blip>
                          <a:srcRect l="12899" t="10177" r="5568" b="4044"/>
                          <a:stretch/>
                        </pic:blipFill>
                        <pic:spPr bwMode="auto">
                          <a:xfrm>
                            <a:off x="0" y="0"/>
                            <a:ext cx="3009900" cy="2520950"/>
                          </a:xfrm>
                          <a:prstGeom prst="rect">
                            <a:avLst/>
                          </a:prstGeom>
                          <a:noFill/>
                          <a:ln>
                            <a:noFill/>
                          </a:ln>
                          <a:extLst>
                            <a:ext uri="{53640926-AAD7-44D8-BBD7-CCE9431645EC}">
                              <a14:shadowObscured xmlns:a14="http://schemas.microsoft.com/office/drawing/2010/main"/>
                            </a:ext>
                          </a:extLst>
                        </pic:spPr>
                      </pic:pic>
                      <wps:wsp>
                        <wps:cNvPr id="13" name="Textfeld 13"/>
                        <wps:cNvSpPr txBox="1"/>
                        <wps:spPr>
                          <a:xfrm>
                            <a:off x="0" y="2581275"/>
                            <a:ext cx="3009900" cy="260985"/>
                          </a:xfrm>
                          <a:prstGeom prst="rect">
                            <a:avLst/>
                          </a:prstGeom>
                          <a:solidFill>
                            <a:prstClr val="white"/>
                          </a:solidFill>
                          <a:ln>
                            <a:noFill/>
                          </a:ln>
                        </wps:spPr>
                        <wps:txbx>
                          <w:txbxContent>
                            <w:p w14:paraId="11547B30" w14:textId="77777777" w:rsidR="00EE6E75" w:rsidRPr="00A62EF1" w:rsidRDefault="00EE6E75" w:rsidP="00EE6E75">
                              <w:pPr>
                                <w:pStyle w:val="Beschriftung"/>
                                <w:rPr>
                                  <w:noProof/>
                                </w:rPr>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sidR="004960C7">
                                <w:rPr>
                                  <w:noProof/>
                                </w:rPr>
                                <w:t>4</w:t>
                              </w:r>
                              <w:r w:rsidR="00F328FA">
                                <w:rPr>
                                  <w:noProof/>
                                </w:rPr>
                                <w:fldChar w:fldCharType="end"/>
                              </w:r>
                              <w:r>
                                <w:t xml:space="preserve"> 3D Modellhaus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E514C4" id="Gruppieren 17" o:spid="_x0000_s1044" style="position:absolute;margin-left:268.1pt;margin-top:.5pt;width:237pt;height:223.8pt;z-index:251673600" coordsize="30099,28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">
                <v:shape id="Grafik 4" o:spid="_x0000_s1045" type="#_x0000_t75" alt="https://i.gyazo.com/8a7814b965d0fc2d2b438cc25b0b9e32.png" style="position:absolute;width:30099;height:25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">
                  <v:imagedata r:id="rId25" o:title="8a7814b965d0fc2d2b438cc25b0b9e32" croptop="6670f" cropbottom="2650f" cropleft="8453f" cropright="3649f"/>
                </v:shape>
                <v:shape id="Textfeld 13" o:spid="_x0000_s1046" type="#_x0000_t202" style="position:absolute;top:25812;width:30099;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11547B30" w14:textId="77777777" w:rsidR="00EE6E75" w:rsidRPr="00A62EF1" w:rsidRDefault="00EE6E75" w:rsidP="00EE6E75">
                        <w:pPr>
                          <w:pStyle w:val="Beschriftung"/>
                          <w:rPr>
                            <w:noProof/>
                          </w:rPr>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sidR="004960C7">
                          <w:rPr>
                            <w:noProof/>
                          </w:rPr>
                          <w:t>4</w:t>
                        </w:r>
                        <w:r w:rsidR="00F328FA">
                          <w:rPr>
                            <w:noProof/>
                          </w:rPr>
                          <w:fldChar w:fldCharType="end"/>
                        </w:r>
                        <w:r>
                          <w:t xml:space="preserve"> 3D Modellhaus</w:t>
                        </w:r>
                      </w:p>
                    </w:txbxContent>
                  </v:textbox>
                </v:shape>
                <w10:wrap type="tight"/>
              </v:group>
            </w:pict>
          </mc:Fallback>
        </mc:AlternateContent>
      </w:r>
      <w:r w:rsidR="004C638E">
        <w:t xml:space="preserve">Zur Erstellung eines virtuellen Abbildes des physischen Legohauses wurde die 3D-Grafiksoftware „Cinema 4D“ genutzt. </w:t>
      </w:r>
    </w:p>
    <w:p w14:paraId="36D31219" w14:textId="77777777" w:rsidR="004C638E" w:rsidRDefault="004C638E" w:rsidP="004C638E">
      <w:r>
        <w:lastRenderedPageBreak/>
        <w:t xml:space="preserve">Beim Bau des physischen Legohauses wurden im Wesentlichen 2 Arten von Legobausteinen verwendet: Bausteine mit 2x4 Noppen und Bausteine mit 2x2 Noppen auf der Oberfläche. </w:t>
      </w:r>
    </w:p>
    <w:p w14:paraId="5A6A143C" w14:textId="77777777" w:rsidR="004C638E" w:rsidRDefault="004C638E" w:rsidP="004C638E">
      <w:r>
        <w:t>Diese beiden Arten von Bausteinen wurden zunächst als Polygon-Objekte in Cinema 4D nachgebildet. Die Polygon-Objekte bestanden somit abstrahiert aus einem Würfel mit 4 Zylindern bzw. einem Quader mit 8 Zylindern.</w:t>
      </w:r>
    </w:p>
    <w:p w14:paraId="329722C1" w14:textId="77777777" w:rsidR="004C638E" w:rsidRDefault="004C638E" w:rsidP="004C638E">
      <w:r>
        <w:t>Diese Polygon-Objekte dienten im weiteren Verlauf als Referenz-Objekte für alle weitere Bausteine des virtuellen Legohauses, um ggf.  Form, Polygonauflösung der Zylinder oder die Rundungen an den Kanten der Bausteine nachträglich für alle Instanzen flexibel anpassen zu können. Die Instanzen der Bausteine wurden entsprechend angeordnet, um die Mauern, das Flachdach und den Schornstein des 3D-Legohauses zu modellieren.</w:t>
      </w:r>
      <w:r w:rsidR="00EE6E75" w:rsidRPr="00EE6E75">
        <w:t xml:space="preserve"> </w:t>
      </w:r>
    </w:p>
    <w:p w14:paraId="6B1D2199" w14:textId="77777777" w:rsidR="004C638E" w:rsidRDefault="004C638E" w:rsidP="004C638E">
      <w:r>
        <w:t>Danach wurden Polygon-Objekte für Fenster, Türen und Einrichtungsgegenstände erstellt und das 3D-Legohaus weit</w:t>
      </w:r>
      <w:del w:id="68" w:author="TMMJV Engers, Martin" w:date="2019-01-28T14:34:00Z">
        <w:r w:rsidDel="006F5A75">
          <w:delText>est</w:delText>
        </w:r>
      </w:del>
      <w:r>
        <w:t>gehend entsprechend der realen Vorlage texturiert.</w:t>
      </w:r>
    </w:p>
    <w:p w14:paraId="579EE277" w14:textId="77777777" w:rsidR="00037619" w:rsidRPr="004C638E" w:rsidRDefault="004C638E" w:rsidP="004C638E">
      <w:r>
        <w:t>Das fertige Modell wurde schließlich in das proprietäre FBX-Dateiformat der Firma Autodesk exportiert, um es in Unity nutzen zu können.</w:t>
      </w:r>
      <w:r w:rsidR="00E37F86" w:rsidRPr="004C638E">
        <w:t xml:space="preserve"> </w:t>
      </w:r>
    </w:p>
    <w:p w14:paraId="0562E10D" w14:textId="77777777" w:rsidR="00043B95" w:rsidRDefault="00043B95" w:rsidP="00043B95">
      <w:pPr>
        <w:pStyle w:val="berschrift3"/>
      </w:pPr>
      <w:bookmarkStart w:id="69" w:name="_Toc536213590"/>
      <w:r>
        <w:t>Auswirkungen auf das 3D</w:t>
      </w:r>
      <w:del w:id="70" w:author="TMMJV Engers, Martin" w:date="2019-01-28T14:35:00Z">
        <w:r w:rsidDel="006F5A75">
          <w:delText xml:space="preserve"> </w:delText>
        </w:r>
      </w:del>
      <w:ins w:id="71" w:author="TMMJV Engers, Martin" w:date="2019-01-28T14:35:00Z">
        <w:r w:rsidR="006F5A75">
          <w:t>-</w:t>
        </w:r>
      </w:ins>
      <w:r>
        <w:t xml:space="preserve">Modell </w:t>
      </w:r>
      <w:r w:rsidR="00290BB6">
        <w:t>erstellen</w:t>
      </w:r>
      <w:bookmarkEnd w:id="69"/>
    </w:p>
    <w:p w14:paraId="3D605FD4" w14:textId="77777777" w:rsidR="004C638E" w:rsidRPr="00290BB6" w:rsidRDefault="00290BB6" w:rsidP="00290BB6">
      <w:r>
        <w:t>Nachdem das 3D</w:t>
      </w:r>
      <w:ins w:id="72" w:author="TMMJV Engers, Martin" w:date="2019-01-28T14:35:00Z">
        <w:r w:rsidR="006F5A75">
          <w:t>-</w:t>
        </w:r>
      </w:ins>
      <w:del w:id="73" w:author="TMMJV Engers, Martin" w:date="2019-01-28T14:35:00Z">
        <w:r w:rsidDel="006F5A75">
          <w:delText xml:space="preserve"> </w:delText>
        </w:r>
      </w:del>
      <w:r>
        <w:t>Haus in Unity importiert war</w:t>
      </w:r>
      <w:ins w:id="74" w:author="TMMJV Engers, Martin" w:date="2019-01-28T14:35:00Z">
        <w:r w:rsidR="006F5A75">
          <w:t>,</w:t>
        </w:r>
      </w:ins>
      <w:r>
        <w:t xml:space="preserve"> mussten wir noch die Umgebung auf den Userinput reagieren lassen. Dazu haben wir zunächst die Auswirkungen erschaffen, die der User auf das 3D</w:t>
      </w:r>
      <w:ins w:id="75" w:author="TMMJV Engers, Martin" w:date="2019-01-28T14:35:00Z">
        <w:r w:rsidR="006F5A75">
          <w:t>-</w:t>
        </w:r>
      </w:ins>
      <w:del w:id="76" w:author="TMMJV Engers, Martin" w:date="2019-01-28T14:35:00Z">
        <w:r w:rsidDel="006F5A75">
          <w:delText xml:space="preserve"> </w:delText>
        </w:r>
      </w:del>
      <w:r>
        <w:t>Modell haben kann.</w:t>
      </w:r>
      <w:r w:rsidR="00E37F86" w:rsidRPr="00290BB6">
        <w:t xml:space="preserve"> </w:t>
      </w:r>
    </w:p>
    <w:p w14:paraId="35491305" w14:textId="77777777" w:rsidR="00290BB6" w:rsidRDefault="00290BB6" w:rsidP="00290BB6">
      <w:pPr>
        <w:pStyle w:val="berschrift4"/>
      </w:pPr>
      <w:bookmarkStart w:id="77" w:name="_Toc536213591"/>
      <w:r>
        <w:t>Veränderndes Wetter</w:t>
      </w:r>
      <w:bookmarkEnd w:id="77"/>
    </w:p>
    <w:p w14:paraId="4F6B79D6" w14:textId="77777777" w:rsidR="00290BB6" w:rsidRPr="00290BB6" w:rsidRDefault="004C638E" w:rsidP="00290BB6">
      <w:r>
        <w:t xml:space="preserve">Um Niederschlag in Unity zu realisieren, wurden 3 Game-Objects für Wolken, Nebel und Regen erstellt.                                                                                                               Alle Objekte implementieren dabei jeweils eigene </w:t>
      </w:r>
      <w:proofErr w:type="spellStart"/>
      <w:r>
        <w:t>Particle</w:t>
      </w:r>
      <w:proofErr w:type="spellEnd"/>
      <w:r>
        <w:t xml:space="preserve">-System-Instanzen, bei denen entsprechende Parameter gesetzt wurden, um das gewünschte Verhalten zu erzielen.                                                                                                                             Zudem wurden in Photoshop Grafiken als </w:t>
      </w:r>
      <w:proofErr w:type="spellStart"/>
      <w:r>
        <w:t>PNG‘s</w:t>
      </w:r>
      <w:proofErr w:type="spellEnd"/>
      <w:r>
        <w:t xml:space="preserve"> für Wolken, Nebel und Regentropfen erstellt, um sie für die Erstellung von Materialien in Unity zu nutzen. Diese Materialien wurden den Renderern der </w:t>
      </w:r>
      <w:proofErr w:type="spellStart"/>
      <w:r>
        <w:t>Particle</w:t>
      </w:r>
      <w:proofErr w:type="spellEnd"/>
      <w:r>
        <w:t>-Systeme zugewiesen, um möglichst realistische Wolkenformationen und Regentropfenformen zu visualisieren.</w:t>
      </w:r>
    </w:p>
    <w:p w14:paraId="692DEA78" w14:textId="77777777" w:rsidR="00D24DC0" w:rsidRPr="00D24DC0" w:rsidRDefault="00043B95" w:rsidP="00043B95">
      <w:pPr>
        <w:pStyle w:val="berschrift3"/>
      </w:pPr>
      <w:bookmarkStart w:id="78" w:name="_Toc536213592"/>
      <w:r>
        <w:lastRenderedPageBreak/>
        <w:t xml:space="preserve">Erfassung der </w:t>
      </w:r>
      <w:proofErr w:type="spellStart"/>
      <w:r>
        <w:t>Leap</w:t>
      </w:r>
      <w:proofErr w:type="spellEnd"/>
      <w:r>
        <w:t xml:space="preserve"> Motion Gesten</w:t>
      </w:r>
      <w:bookmarkEnd w:id="78"/>
    </w:p>
    <w:p w14:paraId="2188F4BB" w14:textId="77777777" w:rsidR="00CC3076" w:rsidRDefault="00043B95" w:rsidP="00CC3076">
      <w:r>
        <w:t>Nun mussten wir uns noch darum kümmern, dass die Hände über dem reellen Haus</w:t>
      </w:r>
      <w:del w:id="79" w:author="TMMJV Engers, Martin" w:date="2019-01-28T14:36:00Z">
        <w:r w:rsidDel="006F5A75">
          <w:delText>e</w:delText>
        </w:r>
      </w:del>
      <w:r>
        <w:t xml:space="preserve"> erfasst werden. </w:t>
      </w:r>
      <w:r w:rsidR="0005366E">
        <w:t>Zunächst wurde</w:t>
      </w:r>
      <w:r w:rsidR="00D37720">
        <w:t xml:space="preserve"> die Methode zur Feststellung ausgestreckter Finger entwickelt. Sie soll </w:t>
      </w:r>
      <w:proofErr w:type="spellStart"/>
      <w:r w:rsidR="00D37720">
        <w:t>true</w:t>
      </w:r>
      <w:proofErr w:type="spellEnd"/>
      <w:r w:rsidR="00D37720">
        <w:t xml:space="preserve"> zurückliefern, wenn besagte Finger ausgestreckt sind. Der Methode werden die getrackten Finger sowie eine Liste von Fingertypen, die ausgestreckt sein sollen, übergeben. Es wird anschließend </w:t>
      </w:r>
      <w:ins w:id="80" w:author="TMMJV Engers, Martin" w:date="2019-01-28T14:37:00Z">
        <w:r w:rsidR="006F5A75">
          <w:t xml:space="preserve">mithilfe der Finger-Eigenschaft </w:t>
        </w:r>
        <w:proofErr w:type="spellStart"/>
        <w:r w:rsidR="006F5A75">
          <w:t>isExtended</w:t>
        </w:r>
        <w:proofErr w:type="spellEnd"/>
        <w:r w:rsidR="006F5A75">
          <w:t xml:space="preserve"> aus der </w:t>
        </w:r>
        <w:proofErr w:type="spellStart"/>
        <w:r w:rsidR="006F5A75">
          <w:t>Leap</w:t>
        </w:r>
        <w:proofErr w:type="spellEnd"/>
        <w:r w:rsidR="006F5A75">
          <w:t xml:space="preserve"> Motion API </w:t>
        </w:r>
      </w:ins>
      <w:r w:rsidR="00D37720">
        <w:t>geschaut, ob die Finger, die getrackt wurden und einem Fingertyp aus der Liste entsprechen</w:t>
      </w:r>
      <w:del w:id="81" w:author="TMMJV Engers, Martin" w:date="2019-01-28T14:37:00Z">
        <w:r w:rsidR="00D37720" w:rsidDel="006F5A75">
          <w:delText>d</w:delText>
        </w:r>
      </w:del>
      <w:r w:rsidR="00D37720">
        <w:t>, ausgestreckt sind</w:t>
      </w:r>
      <w:del w:id="82" w:author="TMMJV Engers, Martin" w:date="2019-01-28T14:37:00Z">
        <w:r w:rsidR="00D37720" w:rsidDel="006F5A75">
          <w:delText xml:space="preserve"> mithilfe der Finger-Eigenschaft isExtended</w:delText>
        </w:r>
        <w:r w:rsidR="00D1110A" w:rsidDel="006F5A75">
          <w:delText xml:space="preserve"> aus der Leap Motion API</w:delText>
        </w:r>
      </w:del>
      <w:r w:rsidR="00D37720">
        <w:t>.</w:t>
      </w:r>
      <w:r w:rsidR="00D8542F">
        <w:t xml:space="preserve"> </w:t>
      </w:r>
    </w:p>
    <w:p w14:paraId="1E217C6F" w14:textId="77777777" w:rsidR="00D1110A" w:rsidRDefault="00D8542F" w:rsidP="00CC3076">
      <w:r>
        <w:t xml:space="preserve">Das Umsetzen der zweiten Interaktionsmöglichkeit gestaltete sich schwieriger, da </w:t>
      </w:r>
      <w:ins w:id="83" w:author="TMMJV Engers, Martin" w:date="2019-01-28T14:38:00Z">
        <w:r w:rsidR="006F5A75">
          <w:t xml:space="preserve">sich </w:t>
        </w:r>
      </w:ins>
      <w:r>
        <w:t xml:space="preserve">in der </w:t>
      </w:r>
      <w:proofErr w:type="spellStart"/>
      <w:r>
        <w:t>Leap</w:t>
      </w:r>
      <w:proofErr w:type="spellEnd"/>
      <w:r>
        <w:t xml:space="preserve"> Motion v4 </w:t>
      </w:r>
      <w:ins w:id="84" w:author="TMMJV Engers, Martin" w:date="2019-01-28T14:38:00Z">
        <w:r w:rsidR="006F5A75">
          <w:t xml:space="preserve">anders als in den vorherigen Versionen </w:t>
        </w:r>
      </w:ins>
      <w:r>
        <w:t xml:space="preserve">keine vorgefertigten Funktionen zum Tracking von Bewegungen </w:t>
      </w:r>
      <w:del w:id="85" w:author="TMMJV Engers, Martin" w:date="2019-01-28T14:38:00Z">
        <w:r w:rsidDel="006F5A75">
          <w:delText xml:space="preserve">sich </w:delText>
        </w:r>
      </w:del>
      <w:r>
        <w:t xml:space="preserve">befinden </w:t>
      </w:r>
      <w:del w:id="86" w:author="TMMJV Engers, Martin" w:date="2019-01-28T14:38:00Z">
        <w:r w:rsidDel="006F5A75">
          <w:delText xml:space="preserve">wie in den vorherigen Versionen </w:delText>
        </w:r>
      </w:del>
      <w:r>
        <w:t>und somit selbst implementiert werden musste</w:t>
      </w:r>
      <w:ins w:id="87" w:author="TMMJV Engers, Martin" w:date="2019-01-28T14:38:00Z">
        <w:r w:rsidR="006F5A75">
          <w:t>n</w:t>
        </w:r>
      </w:ins>
      <w:r>
        <w:t xml:space="preserve">. </w:t>
      </w:r>
      <w:r w:rsidR="00FD7FE3">
        <w:t>Um dies zu realisieren</w:t>
      </w:r>
      <w:ins w:id="88" w:author="TMMJV Engers, Martin" w:date="2019-01-28T14:38:00Z">
        <w:r w:rsidR="006F5A75">
          <w:t>,</w:t>
        </w:r>
      </w:ins>
      <w:r w:rsidR="00FD7FE3">
        <w:t xml:space="preserve"> wurden zunächst die Positionen aller Finger gespeichert. Im nächsten Frame wird anschließend überprüft, ob sich die Position der Finger geändert hat. Dieser Ablauf des Speicherns der Positionen im ersten Frame und der Bewegungsüberprüfung im zweiten Frame ist periodisch. Problem dieser Umsetzung war jedoch, dass eine Toleranzgrenze für jeden Finger ermittelt werden musste, weil die getrackten Positionen niemals gleichbleiben, unabhängig davon, ob es an Messungsungenauigkeiten der </w:t>
      </w:r>
      <w:proofErr w:type="spellStart"/>
      <w:r w:rsidR="00FD7FE3">
        <w:t>Leap</w:t>
      </w:r>
      <w:proofErr w:type="spellEnd"/>
      <w:r w:rsidR="00FD7FE3">
        <w:t xml:space="preserve"> Motion oder an minimale</w:t>
      </w:r>
      <w:ins w:id="89" w:author="TMMJV Engers, Martin" w:date="2019-01-28T14:39:00Z">
        <w:r w:rsidR="006F5A75">
          <w:t>n</w:t>
        </w:r>
      </w:ins>
      <w:r w:rsidR="00FD7FE3">
        <w:t xml:space="preserve"> Bewegung</w:t>
      </w:r>
      <w:ins w:id="90" w:author="TMMJV Engers, Martin" w:date="2019-01-28T14:39:00Z">
        <w:r w:rsidR="006F5A75">
          <w:t>en</w:t>
        </w:r>
      </w:ins>
      <w:r w:rsidR="00FD7FE3">
        <w:t xml:space="preserve"> der Hand </w:t>
      </w:r>
      <w:ins w:id="91" w:author="TMMJV Engers, Martin" w:date="2019-01-28T14:39:00Z">
        <w:r w:rsidR="006F5A75">
          <w:t xml:space="preserve">etwa </w:t>
        </w:r>
      </w:ins>
      <w:r w:rsidR="00FD7FE3">
        <w:t xml:space="preserve">durch Zittern lag. Die Geste, damit die Regenanimation gestoppt wird, wurde im </w:t>
      </w:r>
      <w:r w:rsidR="00E37F86">
        <w:t>Allgemeinen</w:t>
      </w:r>
      <w:r w:rsidR="00FD7FE3">
        <w:t xml:space="preserve"> für den Kamerawechsel bereits implementiert.</w:t>
      </w:r>
    </w:p>
    <w:p w14:paraId="05AF6148" w14:textId="77777777" w:rsidR="00290BB6" w:rsidRDefault="00290BB6" w:rsidP="00290BB6">
      <w:pPr>
        <w:pStyle w:val="berschrift3"/>
      </w:pPr>
      <w:bookmarkStart w:id="92" w:name="_Toc536213593"/>
      <w:r>
        <w:t xml:space="preserve">Controller: Der alles </w:t>
      </w:r>
      <w:r w:rsidR="006F5A75">
        <w:t>v</w:t>
      </w:r>
      <w:r>
        <w:t>erbindet</w:t>
      </w:r>
      <w:bookmarkEnd w:id="92"/>
    </w:p>
    <w:p w14:paraId="3433A80D" w14:textId="77777777" w:rsidR="00CC3076" w:rsidRDefault="00290BB6" w:rsidP="00CC3076">
      <w:r>
        <w:t xml:space="preserve">Damit bei einer Eingabe auch </w:t>
      </w:r>
      <w:r w:rsidR="006F5A75">
        <w:t>et</w:t>
      </w:r>
      <w:r>
        <w:t xml:space="preserve">was passiert, müssen wir nun noch die passende Eingabe mit der dazu gehörigen Auswirkung </w:t>
      </w:r>
      <w:r w:rsidR="006F5A75">
        <w:t>l</w:t>
      </w:r>
      <w:r>
        <w:t xml:space="preserve">ogisch in Unity verbinden. </w:t>
      </w:r>
      <w:r w:rsidR="00E37F86">
        <w:t xml:space="preserve">Dazu </w:t>
      </w:r>
      <w:r w:rsidR="00E268E2">
        <w:t>existiert</w:t>
      </w:r>
      <w:r w:rsidR="00E37F86">
        <w:t xml:space="preserve"> in Unity ein Controller-</w:t>
      </w:r>
      <w:proofErr w:type="spellStart"/>
      <w:r w:rsidR="00E37F86">
        <w:t>Gameobject</w:t>
      </w:r>
      <w:proofErr w:type="spellEnd"/>
      <w:r w:rsidR="00E37F86">
        <w:t xml:space="preserve">, </w:t>
      </w:r>
      <w:r w:rsidR="006F5A75">
        <w:t>das</w:t>
      </w:r>
      <w:r w:rsidR="00E37F86">
        <w:t xml:space="preserve"> eingehendende Werte, zumeist einfache </w:t>
      </w:r>
      <w:proofErr w:type="spellStart"/>
      <w:r w:rsidR="00E37F86">
        <w:t>true</w:t>
      </w:r>
      <w:proofErr w:type="spellEnd"/>
      <w:r w:rsidR="00E37F86">
        <w:t xml:space="preserve">- und </w:t>
      </w:r>
      <w:proofErr w:type="spellStart"/>
      <w:r w:rsidR="00E37F86">
        <w:t>false</w:t>
      </w:r>
      <w:proofErr w:type="spellEnd"/>
      <w:r w:rsidR="00E37F86">
        <w:t xml:space="preserve">-Werte, logisch mit </w:t>
      </w:r>
      <w:r w:rsidR="003122BB">
        <w:t>den passenden Repräsentationen verbindet</w:t>
      </w:r>
      <w:r w:rsidR="006F5A75">
        <w:t xml:space="preserve">, so dass, </w:t>
      </w:r>
      <w:r w:rsidR="003122BB">
        <w:t>wenn sich z.</w:t>
      </w:r>
      <w:r w:rsidR="006F5A75">
        <w:t xml:space="preserve"> </w:t>
      </w:r>
      <w:r w:rsidR="003122BB">
        <w:t>B. in dem realen Haus die Tür öffnet</w:t>
      </w:r>
      <w:r w:rsidR="006F5A75">
        <w:t>,</w:t>
      </w:r>
      <w:r w:rsidR="003122BB">
        <w:t xml:space="preserve"> sich auch in dem Unity-Modell diese Tür öffnet.</w:t>
      </w:r>
    </w:p>
    <w:p w14:paraId="3CC2CA99" w14:textId="77777777" w:rsidR="00D24DC0" w:rsidRDefault="00D24DC0" w:rsidP="00D24DC0">
      <w:pPr>
        <w:pStyle w:val="berschrift1"/>
      </w:pPr>
      <w:bookmarkStart w:id="93" w:name="_Toc536213594"/>
      <w:r>
        <w:t>Aufgetretene Probleme</w:t>
      </w:r>
      <w:bookmarkEnd w:id="93"/>
    </w:p>
    <w:p w14:paraId="17E31B30" w14:textId="77777777" w:rsidR="00D24DC0" w:rsidRDefault="00D24DC0" w:rsidP="00D24DC0">
      <w:pPr>
        <w:pStyle w:val="berschrift2"/>
      </w:pPr>
      <w:bookmarkStart w:id="94" w:name="_Toc536213595"/>
      <w:r>
        <w:t>Gyroskop</w:t>
      </w:r>
      <w:bookmarkEnd w:id="94"/>
    </w:p>
    <w:p w14:paraId="7E96BE7A" w14:textId="77777777" w:rsidR="00D24DC0" w:rsidDel="004A4880" w:rsidRDefault="00D24DC0" w:rsidP="00D24DC0">
      <w:pPr>
        <w:rPr>
          <w:del w:id="95" w:author="Moritz Engers" w:date="2019-01-29T14:34:00Z"/>
        </w:rPr>
      </w:pPr>
      <w:del w:id="96" w:author="Moritz Engers" w:date="2019-01-29T14:34:00Z">
        <w:r w:rsidDel="004A4880">
          <w:delText>Zunächst ließ sich das Gyroskop nicht auffinden in dem von uns bestellten Sensor</w:delText>
        </w:r>
        <w:r w:rsidR="00D8542F" w:rsidDel="004A4880">
          <w:delText>en</w:delText>
        </w:r>
        <w:r w:rsidDel="004A4880">
          <w:delText>kit</w:delText>
        </w:r>
      </w:del>
      <w:ins w:id="97" w:author="TMMJV Engers, Martin" w:date="2019-01-28T14:41:00Z">
        <w:del w:id="98" w:author="Moritz Engers" w:date="2019-01-29T14:34:00Z">
          <w:r w:rsidR="006F5A75" w:rsidRPr="006F5A75" w:rsidDel="004A4880">
            <w:delText xml:space="preserve"> </w:delText>
          </w:r>
          <w:r w:rsidR="006F5A75" w:rsidDel="004A4880">
            <w:delText>nicht auffinden</w:delText>
          </w:r>
        </w:del>
      </w:ins>
      <w:del w:id="99" w:author="Moritz Engers" w:date="2019-01-29T14:34:00Z">
        <w:r w:rsidDel="004A4880">
          <w:delText xml:space="preserve">, da </w:delText>
        </w:r>
      </w:del>
      <w:ins w:id="100" w:author="TMMJV Engers, Martin" w:date="2019-01-28T14:41:00Z">
        <w:del w:id="101" w:author="Moritz Engers" w:date="2019-01-29T14:34:00Z">
          <w:r w:rsidR="006F5A75" w:rsidDel="004A4880">
            <w:delText xml:space="preserve">das Gyroskop </w:delText>
          </w:r>
        </w:del>
      </w:ins>
      <w:del w:id="102" w:author="Moritz Engers" w:date="2019-01-29T14:34:00Z">
        <w:r w:rsidDel="004A4880">
          <w:delText>dieser ungünstig P</w:delText>
        </w:r>
      </w:del>
      <w:ins w:id="103" w:author="TMMJV Engers, Martin" w:date="2019-01-28T14:41:00Z">
        <w:del w:id="104" w:author="Moritz Engers" w:date="2019-01-29T14:34:00Z">
          <w:r w:rsidR="006F5A75" w:rsidDel="004A4880">
            <w:delText>p</w:delText>
          </w:r>
        </w:del>
      </w:ins>
      <w:del w:id="105" w:author="Moritz Engers" w:date="2019-01-29T14:34:00Z">
        <w:r w:rsidDel="004A4880">
          <w:delText xml:space="preserve">ositioniert war, </w:delText>
        </w:r>
        <w:r w:rsidDel="004A4880">
          <w:lastRenderedPageBreak/>
          <w:delText>so</w:delText>
        </w:r>
      </w:del>
      <w:ins w:id="106" w:author="TMMJV Engers, Martin" w:date="2019-01-28T14:42:00Z">
        <w:del w:id="107" w:author="Moritz Engers" w:date="2019-01-29T14:34:00Z">
          <w:r w:rsidR="006F5A75" w:rsidDel="004A4880">
            <w:delText xml:space="preserve"> </w:delText>
          </w:r>
        </w:del>
      </w:ins>
      <w:del w:id="108" w:author="Moritz Engers" w:date="2019-01-29T14:34:00Z">
        <w:r w:rsidDel="004A4880">
          <w:delText xml:space="preserve">dass wir </w:delText>
        </w:r>
      </w:del>
      <w:ins w:id="109" w:author="TMMJV Engers, Martin" w:date="2019-01-28T14:42:00Z">
        <w:del w:id="110" w:author="Moritz Engers" w:date="2019-01-29T14:34:00Z">
          <w:r w:rsidR="006F5A75" w:rsidDel="004A4880">
            <w:delText xml:space="preserve">es </w:delText>
          </w:r>
        </w:del>
      </w:ins>
      <w:del w:id="111" w:author="Moritz Engers" w:date="2019-01-29T14:34:00Z">
        <w:r w:rsidDel="004A4880">
          <w:delText xml:space="preserve">ihn erst eine Woche später als </w:delText>
        </w:r>
      </w:del>
      <w:ins w:id="112" w:author="TMMJV Engers, Martin" w:date="2019-01-28T14:43:00Z">
        <w:del w:id="113" w:author="Moritz Engers" w:date="2019-01-29T14:34:00Z">
          <w:r w:rsidR="006F5A75" w:rsidDel="004A4880">
            <w:delText xml:space="preserve">ein </w:delText>
          </w:r>
        </w:del>
      </w:ins>
      <w:del w:id="114" w:author="Moritz Engers" w:date="2019-01-29T14:34:00Z">
        <w:r w:rsidDel="004A4880">
          <w:delText>eigentliches Gyroskop identifizieren konnten und einbauen konnte</w:delText>
        </w:r>
      </w:del>
      <w:ins w:id="115" w:author="TMMJV Engers, Martin" w:date="2019-01-28T14:43:00Z">
        <w:del w:id="116" w:author="Moritz Engers" w:date="2019-01-29T14:34:00Z">
          <w:r w:rsidR="006F5A75" w:rsidDel="004A4880">
            <w:delText>n</w:delText>
          </w:r>
        </w:del>
      </w:ins>
      <w:del w:id="117" w:author="Moritz Engers" w:date="2019-01-29T14:34:00Z">
        <w:r w:rsidDel="004A4880">
          <w:delText>. Da das Bauteil schließlich doch noch gefunden wurde, war es ein eher kleineres Problem.</w:delText>
        </w:r>
      </w:del>
    </w:p>
    <w:p w14:paraId="78163771" w14:textId="77777777" w:rsidR="00043B95" w:rsidDel="004A4880" w:rsidRDefault="00D24DC0" w:rsidP="00D24DC0">
      <w:pPr>
        <w:rPr>
          <w:del w:id="118" w:author="Moritz Engers" w:date="2019-01-29T14:34:00Z"/>
        </w:rPr>
      </w:pPr>
      <w:del w:id="119" w:author="Moritz Engers" w:date="2019-01-29T14:34:00Z">
        <w:r w:rsidDel="004A4880">
          <w:delText xml:space="preserve">Das größere </w:delText>
        </w:r>
      </w:del>
      <w:ins w:id="120" w:author="TMMJV Engers, Martin" w:date="2019-01-28T14:43:00Z">
        <w:del w:id="121" w:author="Moritz Engers" w:date="2019-01-29T14:34:00Z">
          <w:r w:rsidR="006F5A75" w:rsidDel="004A4880">
            <w:delText xml:space="preserve">Problem </w:delText>
          </w:r>
        </w:del>
      </w:ins>
      <w:del w:id="122" w:author="Moritz Engers" w:date="2019-01-29T14:34:00Z">
        <w:r w:rsidDel="004A4880">
          <w:delText xml:space="preserve">war die Programmierung des Arduinos zum </w:delText>
        </w:r>
        <w:r w:rsidR="0005366E" w:rsidDel="004A4880">
          <w:delText>Auslesen</w:delText>
        </w:r>
        <w:r w:rsidDel="004A4880">
          <w:delText xml:space="preserve"> der Daten </w:delText>
        </w:r>
        <w:r w:rsidR="0005366E" w:rsidDel="004A4880">
          <w:delText>des Gyroskops</w:delText>
        </w:r>
        <w:r w:rsidDel="004A4880">
          <w:delText>.</w:delText>
        </w:r>
      </w:del>
    </w:p>
    <w:p w14:paraId="0759E443" w14:textId="77777777" w:rsidR="00290BB6" w:rsidRDefault="00290BB6" w:rsidP="00290BB6">
      <w:pPr>
        <w:pStyle w:val="berschrift2"/>
      </w:pPr>
      <w:bookmarkStart w:id="123" w:name="_Toc536213596"/>
      <w:proofErr w:type="spellStart"/>
      <w:r>
        <w:t>Git</w:t>
      </w:r>
      <w:bookmarkEnd w:id="123"/>
      <w:proofErr w:type="spellEnd"/>
    </w:p>
    <w:p w14:paraId="1E969BB5" w14:textId="77777777" w:rsidR="00CC3076" w:rsidRDefault="004A4880" w:rsidP="00E37F86">
      <w:r>
        <w:t>Als V</w:t>
      </w:r>
      <w:r w:rsidRPr="004A4880">
        <w:t>ersionsverwaltungssystem</w:t>
      </w:r>
      <w:r>
        <w:t xml:space="preserve"> haben wir </w:t>
      </w:r>
      <w:r w:rsidR="00290BB6">
        <w:t>uns für GitHub entschieden</w:t>
      </w:r>
      <w:r w:rsidR="006F5A75">
        <w:t>,</w:t>
      </w:r>
      <w:r w:rsidR="00290BB6">
        <w:t xml:space="preserve"> um unsere Fortschritt</w:t>
      </w:r>
      <w:r w:rsidR="008B7A28">
        <w:t>e</w:t>
      </w:r>
      <w:r w:rsidR="00290BB6">
        <w:t xml:space="preserve"> gegenseitig zu teilen. Da wir alle </w:t>
      </w:r>
      <w:r w:rsidR="002F30B4">
        <w:t xml:space="preserve">mit </w:t>
      </w:r>
      <w:proofErr w:type="spellStart"/>
      <w:r w:rsidR="002F30B4">
        <w:t>Git</w:t>
      </w:r>
      <w:proofErr w:type="spellEnd"/>
      <w:r w:rsidR="002F30B4">
        <w:t xml:space="preserve"> </w:t>
      </w:r>
      <w:r w:rsidR="00290BB6">
        <w:t>noch recht un</w:t>
      </w:r>
      <w:r w:rsidR="002F30B4">
        <w:t>erfahren</w:t>
      </w:r>
      <w:r w:rsidR="00290BB6">
        <w:t xml:space="preserve"> waren, hat uns das uns ein paar Mal ein paar Steine in den Weg ge</w:t>
      </w:r>
      <w:r w:rsidR="002F30B4">
        <w:t>legt</w:t>
      </w:r>
      <w:r w:rsidR="00290BB6">
        <w:t xml:space="preserve">. Wir konnten uns jedoch immer noch </w:t>
      </w:r>
      <w:r w:rsidR="0005366E">
        <w:t>weiterhelfen</w:t>
      </w:r>
      <w:r w:rsidR="00290BB6">
        <w:t>.</w:t>
      </w:r>
      <w:r w:rsidR="00E37F86">
        <w:t xml:space="preserve"> </w:t>
      </w:r>
    </w:p>
    <w:p w14:paraId="12E03F88" w14:textId="77777777" w:rsidR="00CC3076" w:rsidRDefault="00CC3076" w:rsidP="00CC3076">
      <w:pPr>
        <w:pStyle w:val="berschrift1"/>
      </w:pPr>
      <w:bookmarkStart w:id="124" w:name="_Toc536213598"/>
      <w:r>
        <w:t>Quellen</w:t>
      </w:r>
      <w:bookmarkEnd w:id="124"/>
    </w:p>
    <w:tbl>
      <w:tblPr>
        <w:tblStyle w:val="Tabellenraster"/>
        <w:tblW w:w="9209" w:type="dxa"/>
        <w:tblLook w:val="04A0" w:firstRow="1" w:lastRow="0" w:firstColumn="1" w:lastColumn="0" w:noHBand="0" w:noVBand="1"/>
      </w:tblPr>
      <w:tblGrid>
        <w:gridCol w:w="1599"/>
        <w:gridCol w:w="5237"/>
        <w:gridCol w:w="2373"/>
      </w:tblGrid>
      <w:tr w:rsidR="00290BB6" w14:paraId="439EEF25" w14:textId="77777777" w:rsidTr="00E37F86">
        <w:tc>
          <w:tcPr>
            <w:tcW w:w="1599" w:type="dxa"/>
          </w:tcPr>
          <w:p w14:paraId="3FF1F08A" w14:textId="77777777" w:rsidR="00290BB6" w:rsidRDefault="00290BB6" w:rsidP="00290BB6">
            <w:r>
              <w:t>Bezeichnung</w:t>
            </w:r>
          </w:p>
        </w:tc>
        <w:tc>
          <w:tcPr>
            <w:tcW w:w="5237" w:type="dxa"/>
          </w:tcPr>
          <w:p w14:paraId="3FA5B773" w14:textId="77777777" w:rsidR="00290BB6" w:rsidRDefault="00290BB6" w:rsidP="00290BB6">
            <w:r>
              <w:t>Link</w:t>
            </w:r>
          </w:p>
        </w:tc>
        <w:tc>
          <w:tcPr>
            <w:tcW w:w="2373" w:type="dxa"/>
          </w:tcPr>
          <w:p w14:paraId="537B7E09" w14:textId="77777777" w:rsidR="00290BB6" w:rsidRDefault="00290BB6" w:rsidP="00290BB6">
            <w:r>
              <w:t>Für was benutzt?</w:t>
            </w:r>
          </w:p>
        </w:tc>
      </w:tr>
      <w:tr w:rsidR="00290BB6" w14:paraId="2B480E7B" w14:textId="77777777" w:rsidTr="00E37F86">
        <w:tc>
          <w:tcPr>
            <w:tcW w:w="1599" w:type="dxa"/>
          </w:tcPr>
          <w:p w14:paraId="43492A0B" w14:textId="77777777" w:rsidR="00290BB6" w:rsidRDefault="001E5BA7" w:rsidP="00290BB6">
            <w:proofErr w:type="spellStart"/>
            <w:r w:rsidRPr="001E5BA7">
              <w:rPr>
                <w:sz w:val="20"/>
              </w:rPr>
              <w:t>Gyro</w:t>
            </w:r>
            <w:proofErr w:type="spellEnd"/>
          </w:p>
        </w:tc>
        <w:tc>
          <w:tcPr>
            <w:tcW w:w="5237" w:type="dxa"/>
          </w:tcPr>
          <w:p w14:paraId="68DECC66" w14:textId="77777777" w:rsidR="00290BB6" w:rsidRDefault="001E5BA7" w:rsidP="00290BB6">
            <w:r w:rsidRPr="001E5BA7">
              <w:rPr>
                <w:sz w:val="20"/>
              </w:rPr>
              <w:t>https://playground.arduino.cc/Main/MPU-6050</w:t>
            </w:r>
          </w:p>
        </w:tc>
        <w:tc>
          <w:tcPr>
            <w:tcW w:w="2373" w:type="dxa"/>
          </w:tcPr>
          <w:p w14:paraId="46544E2E" w14:textId="77777777" w:rsidR="00290BB6" w:rsidRDefault="001E5BA7" w:rsidP="00290BB6">
            <w:r>
              <w:t xml:space="preserve">Arduino Programmierung </w:t>
            </w:r>
          </w:p>
        </w:tc>
      </w:tr>
      <w:tr w:rsidR="00290BB6" w:rsidRPr="0063021B" w14:paraId="6DADABEC" w14:textId="77777777" w:rsidTr="00E37F86">
        <w:tc>
          <w:tcPr>
            <w:tcW w:w="1599" w:type="dxa"/>
          </w:tcPr>
          <w:p w14:paraId="06606160" w14:textId="77777777" w:rsidR="00290BB6" w:rsidRDefault="0063021B" w:rsidP="00290BB6">
            <w:r>
              <w:t>Alarm Sound</w:t>
            </w:r>
          </w:p>
        </w:tc>
        <w:tc>
          <w:tcPr>
            <w:tcW w:w="5237" w:type="dxa"/>
          </w:tcPr>
          <w:p w14:paraId="3A844770" w14:textId="77777777" w:rsidR="00290BB6" w:rsidRPr="0063021B" w:rsidRDefault="0063021B" w:rsidP="00290BB6">
            <w:pPr>
              <w:rPr>
                <w:sz w:val="20"/>
              </w:rPr>
            </w:pPr>
            <w:r w:rsidRPr="0063021B">
              <w:rPr>
                <w:sz w:val="20"/>
              </w:rPr>
              <w:t>https://www.youtube.com/watch?v=PowGPSdAxTI</w:t>
            </w:r>
          </w:p>
        </w:tc>
        <w:tc>
          <w:tcPr>
            <w:tcW w:w="2373" w:type="dxa"/>
          </w:tcPr>
          <w:p w14:paraId="7FB569ED" w14:textId="77777777" w:rsidR="00290BB6" w:rsidRPr="0063021B" w:rsidRDefault="0063021B" w:rsidP="00290BB6">
            <w:pPr>
              <w:rPr>
                <w:lang w:val="en-GB"/>
              </w:rPr>
            </w:pPr>
            <w:r w:rsidRPr="0063021B">
              <w:rPr>
                <w:lang w:val="en-GB"/>
              </w:rPr>
              <w:t>Alarm Sound in der Unity-</w:t>
            </w:r>
            <w:proofErr w:type="spellStart"/>
            <w:r w:rsidRPr="0063021B">
              <w:rPr>
                <w:lang w:val="en-GB"/>
              </w:rPr>
              <w:t>S</w:t>
            </w:r>
            <w:r>
              <w:rPr>
                <w:lang w:val="en-GB"/>
              </w:rPr>
              <w:t>zene</w:t>
            </w:r>
            <w:proofErr w:type="spellEnd"/>
          </w:p>
        </w:tc>
      </w:tr>
      <w:tr w:rsidR="00290BB6" w:rsidRPr="0063021B" w14:paraId="6F35FDC5" w14:textId="77777777" w:rsidTr="00E37F86">
        <w:tc>
          <w:tcPr>
            <w:tcW w:w="1599" w:type="dxa"/>
          </w:tcPr>
          <w:p w14:paraId="3AA95C45" w14:textId="77777777" w:rsidR="00290BB6" w:rsidRPr="0063021B" w:rsidRDefault="0063021B" w:rsidP="00290BB6">
            <w:pPr>
              <w:rPr>
                <w:lang w:val="en-GB"/>
              </w:rPr>
            </w:pPr>
            <w:proofErr w:type="spellStart"/>
            <w:r>
              <w:rPr>
                <w:lang w:val="en-GB"/>
              </w:rPr>
              <w:t>Klingel</w:t>
            </w:r>
            <w:proofErr w:type="spellEnd"/>
            <w:r>
              <w:rPr>
                <w:lang w:val="en-GB"/>
              </w:rPr>
              <w:t xml:space="preserve"> Sound</w:t>
            </w:r>
          </w:p>
        </w:tc>
        <w:tc>
          <w:tcPr>
            <w:tcW w:w="5237" w:type="dxa"/>
          </w:tcPr>
          <w:p w14:paraId="0E458D53" w14:textId="77777777" w:rsidR="00290BB6" w:rsidRPr="004C638E" w:rsidRDefault="0063021B" w:rsidP="00290BB6">
            <w:pPr>
              <w:rPr>
                <w:sz w:val="20"/>
                <w:lang w:val="en-GB"/>
              </w:rPr>
            </w:pPr>
            <w:r w:rsidRPr="004C638E">
              <w:rPr>
                <w:sz w:val="20"/>
                <w:lang w:val="en-GB"/>
              </w:rPr>
              <w:t>http://soundbible.com/1466-Doorbell.html</w:t>
            </w:r>
          </w:p>
        </w:tc>
        <w:tc>
          <w:tcPr>
            <w:tcW w:w="2373" w:type="dxa"/>
          </w:tcPr>
          <w:p w14:paraId="1D4B5CDB" w14:textId="77777777" w:rsidR="00290BB6" w:rsidRPr="0063021B" w:rsidRDefault="0063021B" w:rsidP="00290BB6">
            <w:r w:rsidRPr="0063021B">
              <w:t>Klingel Sound in der U</w:t>
            </w:r>
            <w:r>
              <w:t>nity-Szene</w:t>
            </w:r>
          </w:p>
        </w:tc>
      </w:tr>
    </w:tbl>
    <w:p w14:paraId="055561F6" w14:textId="77777777" w:rsidR="00290BB6" w:rsidRPr="0063021B" w:rsidRDefault="00290BB6" w:rsidP="00290BB6"/>
    <w:p w14:paraId="379BC35B" w14:textId="77777777" w:rsidR="001172AE" w:rsidRPr="00290BB6" w:rsidRDefault="001172AE" w:rsidP="00290BB6">
      <w:commentRangeStart w:id="125"/>
      <w:commentRangeStart w:id="126"/>
      <w:commentRangeStart w:id="127"/>
      <w:commentRangeEnd w:id="125"/>
      <w:commentRangeEnd w:id="126"/>
      <w:commentRangeEnd w:id="127"/>
    </w:p>
    <w:sectPr w:rsidR="001172AE" w:rsidRPr="00290BB6" w:rsidSect="00DF72D4">
      <w:footerReference w:type="default" r:id="rId26"/>
      <w:pgSz w:w="11906" w:h="16838" w:code="9"/>
      <w:pgMar w:top="1418" w:right="1418" w:bottom="1418" w:left="1418"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Momo" w:date="2019-01-07T13:57:00Z" w:initials="M">
    <w:p w14:paraId="76834E81" w14:textId="77777777" w:rsidR="00043B95" w:rsidRDefault="00A22C6F">
      <w:pPr>
        <w:pStyle w:val="Kommentartext"/>
      </w:pPr>
      <w:r>
        <w:rPr>
          <w:rStyle w:val="Kommentarzeichen"/>
        </w:rPr>
        <w:annotationRef/>
      </w:r>
      <w:r w:rsidR="00043B95">
        <w:t>An den Letzten der das Dokument hochlädt!!!</w:t>
      </w:r>
    </w:p>
    <w:p w14:paraId="2667ADFD" w14:textId="77777777" w:rsidR="00A22C6F" w:rsidRDefault="00A22C6F">
      <w:pPr>
        <w:pStyle w:val="Kommentartext"/>
      </w:pPr>
      <w:r>
        <w:t>Datum der Abgabe</w:t>
      </w:r>
    </w:p>
  </w:comment>
  <w:comment w:id="9" w:author="TMMJV Engers, Martin" w:date="2019-01-28T14:11:00Z" w:initials="TEM">
    <w:p w14:paraId="728A97F3" w14:textId="77777777" w:rsidR="005B05E4" w:rsidRDefault="005B05E4">
      <w:pPr>
        <w:pStyle w:val="Kommentartext"/>
      </w:pPr>
      <w:r>
        <w:rPr>
          <w:rStyle w:val="Kommentarzeichen"/>
        </w:rPr>
        <w:annotationRef/>
      </w:r>
      <w:r w:rsidR="00040D16">
        <w:t>Begriff taucht hier zum bersten mal auf und der Leser weiß nicht, was das jetzt ist ...</w:t>
      </w:r>
    </w:p>
  </w:comment>
  <w:comment w:id="50" w:author="Moritz Engers" w:date="2019-01-29T14:35:00Z" w:initials="ME">
    <w:p w14:paraId="49F44BB3" w14:textId="77777777" w:rsidR="004A4880" w:rsidRDefault="004A4880">
      <w:pPr>
        <w:pStyle w:val="Kommentartext"/>
      </w:pPr>
      <w:r>
        <w:rPr>
          <w:rStyle w:val="Kommentarzeichen"/>
        </w:rPr>
        <w:annotationRef/>
      </w:r>
      <w:r>
        <w:t xml:space="preserve">@Johann kannst du hier nochmal was zum </w:t>
      </w:r>
      <w:proofErr w:type="spellStart"/>
      <w:r>
        <w:t>Gyro</w:t>
      </w:r>
      <w:proofErr w:type="spellEnd"/>
      <w:r>
        <w:t xml:space="preserve"> programmieren sagen. Mit den Achsen etc…</w:t>
      </w:r>
    </w:p>
  </w:comment>
  <w:comment w:id="63" w:author="TMMJV Engers, Martin" w:date="2019-01-28T14:30:00Z" w:initials="TEM">
    <w:p w14:paraId="3C08E6C6" w14:textId="77777777" w:rsidR="008D619B" w:rsidRDefault="008D619B">
      <w:pPr>
        <w:pStyle w:val="Kommentartext"/>
      </w:pPr>
      <w:r>
        <w:rPr>
          <w:rStyle w:val="Kommentarzeichen"/>
        </w:rPr>
        <w:annotationRef/>
      </w:r>
      <w:r>
        <w:t>Satz ist unvollständig.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667ADFD" w15:done="0"/>
  <w15:commentEx w15:paraId="728A97F3" w15:done="0"/>
  <w15:commentEx w15:paraId="49F44BB3" w15:done="0"/>
  <w15:commentEx w15:paraId="3C08E6C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67ADFD" w16cid:durableId="1FFADD08"/>
  <w16cid:commentId w16cid:paraId="728A97F3" w16cid:durableId="1FFADD09"/>
  <w16cid:commentId w16cid:paraId="49F44BB3" w16cid:durableId="1FFAE34A"/>
  <w16cid:commentId w16cid:paraId="3C08E6C6" w16cid:durableId="1FFADD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536549" w14:textId="77777777" w:rsidR="00F328FA" w:rsidRDefault="00F328FA">
      <w:pPr>
        <w:spacing w:after="0" w:line="240" w:lineRule="auto"/>
      </w:pPr>
      <w:r>
        <w:separator/>
      </w:r>
    </w:p>
  </w:endnote>
  <w:endnote w:type="continuationSeparator" w:id="0">
    <w:p w14:paraId="6CC6759A" w14:textId="77777777" w:rsidR="00F328FA" w:rsidRDefault="00F328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4326116"/>
      <w:docPartObj>
        <w:docPartGallery w:val="Page Numbers (Bottom of Page)"/>
        <w:docPartUnique/>
      </w:docPartObj>
    </w:sdtPr>
    <w:sdtEndPr/>
    <w:sdtContent>
      <w:p w14:paraId="4BA86EAD" w14:textId="77777777" w:rsidR="00CB5691" w:rsidRDefault="00140CC4">
        <w:pPr>
          <w:pStyle w:val="Fuzeile"/>
          <w:jc w:val="right"/>
        </w:pPr>
        <w:r>
          <w:fldChar w:fldCharType="begin"/>
        </w:r>
        <w:r>
          <w:instrText>PAGE   \* MERGEFORMAT</w:instrText>
        </w:r>
        <w:r>
          <w:fldChar w:fldCharType="separate"/>
        </w:r>
        <w:r w:rsidR="00D707CE">
          <w:rPr>
            <w:noProof/>
          </w:rPr>
          <w:t>8</w:t>
        </w:r>
        <w:r>
          <w:fldChar w:fldCharType="end"/>
        </w:r>
      </w:p>
    </w:sdtContent>
  </w:sdt>
  <w:p w14:paraId="17AAC23C" w14:textId="77777777" w:rsidR="00CB5691" w:rsidRDefault="00F328F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FD470D" w14:textId="77777777" w:rsidR="00F328FA" w:rsidRDefault="00F328FA">
      <w:pPr>
        <w:spacing w:after="0" w:line="240" w:lineRule="auto"/>
      </w:pPr>
      <w:r>
        <w:separator/>
      </w:r>
    </w:p>
  </w:footnote>
  <w:footnote w:type="continuationSeparator" w:id="0">
    <w:p w14:paraId="7A9F9D2D" w14:textId="77777777" w:rsidR="00F328FA" w:rsidRDefault="00F328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11E16"/>
    <w:multiLevelType w:val="hybridMultilevel"/>
    <w:tmpl w:val="DA5C89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62419EA"/>
    <w:multiLevelType w:val="hybridMultilevel"/>
    <w:tmpl w:val="B6208E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4CD82F99"/>
    <w:multiLevelType w:val="hybridMultilevel"/>
    <w:tmpl w:val="7136BF9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551F4DE2"/>
    <w:multiLevelType w:val="hybridMultilevel"/>
    <w:tmpl w:val="2E9463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00C710E"/>
    <w:multiLevelType w:val="hybridMultilevel"/>
    <w:tmpl w:val="CC0A576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613E44ED"/>
    <w:multiLevelType w:val="hybridMultilevel"/>
    <w:tmpl w:val="1C10E9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61B350BD"/>
    <w:multiLevelType w:val="hybridMultilevel"/>
    <w:tmpl w:val="A5B0DE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B184BFA"/>
    <w:multiLevelType w:val="hybridMultilevel"/>
    <w:tmpl w:val="D8D4FD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3"/>
  </w:num>
  <w:num w:numId="4">
    <w:abstractNumId w:val="6"/>
  </w:num>
  <w:num w:numId="5">
    <w:abstractNumId w:val="1"/>
  </w:num>
  <w:num w:numId="6">
    <w:abstractNumId w:val="0"/>
  </w:num>
  <w:num w:numId="7">
    <w:abstractNumId w:val="4"/>
  </w:num>
  <w:num w:numId="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oritz Engers">
    <w15:presenceInfo w15:providerId="None" w15:userId="Moritz Engers"/>
  </w15:person>
  <w15:person w15:author="Momo">
    <w15:presenceInfo w15:providerId="None" w15:userId="Mom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3E8"/>
    <w:rsid w:val="00021153"/>
    <w:rsid w:val="00037619"/>
    <w:rsid w:val="00040D16"/>
    <w:rsid w:val="00043B95"/>
    <w:rsid w:val="0005366E"/>
    <w:rsid w:val="00055E2B"/>
    <w:rsid w:val="00060F15"/>
    <w:rsid w:val="000C7D47"/>
    <w:rsid w:val="000D36C9"/>
    <w:rsid w:val="000E1E78"/>
    <w:rsid w:val="001129DB"/>
    <w:rsid w:val="001172AE"/>
    <w:rsid w:val="00123DFA"/>
    <w:rsid w:val="00136BE2"/>
    <w:rsid w:val="00140CC4"/>
    <w:rsid w:val="001760EA"/>
    <w:rsid w:val="001E5BA7"/>
    <w:rsid w:val="002227DB"/>
    <w:rsid w:val="002279BE"/>
    <w:rsid w:val="00260BBC"/>
    <w:rsid w:val="00290BB6"/>
    <w:rsid w:val="002F30B4"/>
    <w:rsid w:val="0030286D"/>
    <w:rsid w:val="00310C82"/>
    <w:rsid w:val="003122BB"/>
    <w:rsid w:val="00314647"/>
    <w:rsid w:val="00330A4B"/>
    <w:rsid w:val="00356A01"/>
    <w:rsid w:val="00396E86"/>
    <w:rsid w:val="003A3565"/>
    <w:rsid w:val="003D1456"/>
    <w:rsid w:val="003F1411"/>
    <w:rsid w:val="003F4609"/>
    <w:rsid w:val="00410D49"/>
    <w:rsid w:val="00470983"/>
    <w:rsid w:val="00477559"/>
    <w:rsid w:val="00490110"/>
    <w:rsid w:val="004960C7"/>
    <w:rsid w:val="004A4880"/>
    <w:rsid w:val="004B670F"/>
    <w:rsid w:val="004C1837"/>
    <w:rsid w:val="004C638E"/>
    <w:rsid w:val="004D3DFC"/>
    <w:rsid w:val="004D40F4"/>
    <w:rsid w:val="0050147F"/>
    <w:rsid w:val="005361C9"/>
    <w:rsid w:val="005B05E4"/>
    <w:rsid w:val="005C02F5"/>
    <w:rsid w:val="00606C17"/>
    <w:rsid w:val="00611D1B"/>
    <w:rsid w:val="006176B1"/>
    <w:rsid w:val="0062604D"/>
    <w:rsid w:val="0063021B"/>
    <w:rsid w:val="006302DE"/>
    <w:rsid w:val="00683DA1"/>
    <w:rsid w:val="00695D3B"/>
    <w:rsid w:val="006F2D3D"/>
    <w:rsid w:val="006F5A75"/>
    <w:rsid w:val="00717CF2"/>
    <w:rsid w:val="007370B7"/>
    <w:rsid w:val="00795575"/>
    <w:rsid w:val="007F462E"/>
    <w:rsid w:val="00816A8C"/>
    <w:rsid w:val="008466E0"/>
    <w:rsid w:val="008B7A28"/>
    <w:rsid w:val="008D619B"/>
    <w:rsid w:val="008F2527"/>
    <w:rsid w:val="00954911"/>
    <w:rsid w:val="00A22C6F"/>
    <w:rsid w:val="00A578D2"/>
    <w:rsid w:val="00A64B55"/>
    <w:rsid w:val="00AB1718"/>
    <w:rsid w:val="00B502B3"/>
    <w:rsid w:val="00B80B05"/>
    <w:rsid w:val="00B94507"/>
    <w:rsid w:val="00BE7360"/>
    <w:rsid w:val="00BF2BC9"/>
    <w:rsid w:val="00C023E8"/>
    <w:rsid w:val="00CC3076"/>
    <w:rsid w:val="00CD0673"/>
    <w:rsid w:val="00D1110A"/>
    <w:rsid w:val="00D24DC0"/>
    <w:rsid w:val="00D37720"/>
    <w:rsid w:val="00D707CE"/>
    <w:rsid w:val="00D8542F"/>
    <w:rsid w:val="00DF72D4"/>
    <w:rsid w:val="00E0300C"/>
    <w:rsid w:val="00E20896"/>
    <w:rsid w:val="00E20FE8"/>
    <w:rsid w:val="00E268E2"/>
    <w:rsid w:val="00E37F86"/>
    <w:rsid w:val="00E41E5D"/>
    <w:rsid w:val="00E763E8"/>
    <w:rsid w:val="00EE6E75"/>
    <w:rsid w:val="00EF74AE"/>
    <w:rsid w:val="00F0606E"/>
    <w:rsid w:val="00F328FA"/>
    <w:rsid w:val="00F76FFA"/>
    <w:rsid w:val="00FD3A8F"/>
    <w:rsid w:val="00FD7FE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1EF28"/>
  <w15:docId w15:val="{FC9C19F5-0735-4176-9DD7-4E480F38D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DF72D4"/>
    <w:pPr>
      <w:spacing w:line="360" w:lineRule="auto"/>
    </w:pPr>
    <w:rPr>
      <w:rFonts w:ascii="Bookman Old Style" w:hAnsi="Bookman Old Style"/>
    </w:rPr>
  </w:style>
  <w:style w:type="paragraph" w:styleId="berschrift1">
    <w:name w:val="heading 1"/>
    <w:basedOn w:val="Standard"/>
    <w:next w:val="Standard"/>
    <w:link w:val="berschrift1Zchn"/>
    <w:uiPriority w:val="9"/>
    <w:qFormat/>
    <w:rsid w:val="00DF72D4"/>
    <w:pPr>
      <w:keepNext/>
      <w:keepLines/>
      <w:spacing w:before="360" w:after="120"/>
      <w:outlineLvl w:val="0"/>
    </w:pPr>
    <w:rPr>
      <w:rFonts w:ascii="Verdana" w:eastAsiaTheme="majorEastAsia" w:hAnsi="Verdan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DF72D4"/>
    <w:pPr>
      <w:keepNext/>
      <w:keepLines/>
      <w:spacing w:before="240" w:after="0"/>
      <w:outlineLvl w:val="1"/>
    </w:pPr>
    <w:rPr>
      <w:rFonts w:ascii="Verdana" w:eastAsiaTheme="majorEastAsia" w:hAnsi="Verdan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DF72D4"/>
    <w:pPr>
      <w:keepNext/>
      <w:keepLines/>
      <w:spacing w:before="120" w:after="0"/>
      <w:outlineLvl w:val="2"/>
    </w:pPr>
    <w:rPr>
      <w:rFonts w:ascii="Verdana" w:eastAsiaTheme="majorEastAsia" w:hAnsi="Verdana"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DF72D4"/>
    <w:pPr>
      <w:keepNext/>
      <w:keepLines/>
      <w:spacing w:before="40" w:after="0"/>
      <w:outlineLvl w:val="3"/>
    </w:pPr>
    <w:rPr>
      <w:rFonts w:ascii="Verdana" w:eastAsiaTheme="majorEastAsia" w:hAnsi="Verdana"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F72D4"/>
    <w:rPr>
      <w:rFonts w:ascii="Verdana" w:eastAsiaTheme="majorEastAsia" w:hAnsi="Verdana"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DF72D4"/>
    <w:rPr>
      <w:rFonts w:ascii="Verdana" w:eastAsiaTheme="majorEastAsia" w:hAnsi="Verdan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DF72D4"/>
    <w:rPr>
      <w:rFonts w:ascii="Verdana" w:eastAsiaTheme="majorEastAsia" w:hAnsi="Verdana"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DF72D4"/>
    <w:rPr>
      <w:rFonts w:ascii="Verdana" w:eastAsiaTheme="majorEastAsia" w:hAnsi="Verdana" w:cstheme="majorBidi"/>
      <w:i/>
      <w:iCs/>
      <w:color w:val="2F5496" w:themeColor="accent1" w:themeShade="BF"/>
    </w:rPr>
  </w:style>
  <w:style w:type="paragraph" w:styleId="Fuzeile">
    <w:name w:val="footer"/>
    <w:basedOn w:val="Standard"/>
    <w:link w:val="FuzeileZchn"/>
    <w:uiPriority w:val="99"/>
    <w:unhideWhenUsed/>
    <w:rsid w:val="00DF72D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F72D4"/>
    <w:rPr>
      <w:rFonts w:ascii="Bookman Old Style" w:hAnsi="Bookman Old Style"/>
    </w:rPr>
  </w:style>
  <w:style w:type="paragraph" w:styleId="Titel">
    <w:name w:val="Title"/>
    <w:basedOn w:val="Standard"/>
    <w:next w:val="Standard"/>
    <w:link w:val="TitelZchn"/>
    <w:uiPriority w:val="10"/>
    <w:qFormat/>
    <w:rsid w:val="00DF72D4"/>
    <w:pPr>
      <w:spacing w:after="0" w:line="240" w:lineRule="auto"/>
      <w:contextualSpacing/>
    </w:pPr>
    <w:rPr>
      <w:rFonts w:ascii="Verdana" w:eastAsiaTheme="majorEastAsia" w:hAnsi="Verdana" w:cstheme="majorBidi"/>
      <w:spacing w:val="-10"/>
      <w:kern w:val="28"/>
      <w:sz w:val="56"/>
      <w:szCs w:val="56"/>
    </w:rPr>
  </w:style>
  <w:style w:type="character" w:customStyle="1" w:styleId="TitelZchn">
    <w:name w:val="Titel Zchn"/>
    <w:basedOn w:val="Absatz-Standardschriftart"/>
    <w:link w:val="Titel"/>
    <w:uiPriority w:val="10"/>
    <w:rsid w:val="00DF72D4"/>
    <w:rPr>
      <w:rFonts w:ascii="Verdana" w:eastAsiaTheme="majorEastAsia" w:hAnsi="Verdana" w:cstheme="majorBidi"/>
      <w:spacing w:val="-10"/>
      <w:kern w:val="28"/>
      <w:sz w:val="56"/>
      <w:szCs w:val="56"/>
    </w:rPr>
  </w:style>
  <w:style w:type="table" w:styleId="Tabellenraster">
    <w:name w:val="Table Grid"/>
    <w:basedOn w:val="NormaleTabelle"/>
    <w:uiPriority w:val="39"/>
    <w:rsid w:val="00DF72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DF72D4"/>
    <w:rPr>
      <w:color w:val="0563C1" w:themeColor="hyperlink"/>
      <w:u w:val="single"/>
    </w:rPr>
  </w:style>
  <w:style w:type="paragraph" w:styleId="Listenabsatz">
    <w:name w:val="List Paragraph"/>
    <w:basedOn w:val="Standard"/>
    <w:uiPriority w:val="34"/>
    <w:qFormat/>
    <w:rsid w:val="00DF72D4"/>
    <w:pPr>
      <w:ind w:left="720"/>
      <w:contextualSpacing/>
    </w:pPr>
  </w:style>
  <w:style w:type="paragraph" w:styleId="Beschriftung">
    <w:name w:val="caption"/>
    <w:basedOn w:val="Standard"/>
    <w:next w:val="Standard"/>
    <w:uiPriority w:val="35"/>
    <w:unhideWhenUsed/>
    <w:qFormat/>
    <w:rsid w:val="00DF72D4"/>
    <w:pPr>
      <w:spacing w:after="200" w:line="240" w:lineRule="auto"/>
    </w:pPr>
    <w:rPr>
      <w:i/>
      <w:iCs/>
      <w:color w:val="44546A" w:themeColor="text2"/>
      <w:sz w:val="18"/>
      <w:szCs w:val="18"/>
    </w:rPr>
  </w:style>
  <w:style w:type="paragraph" w:styleId="Verzeichnis3">
    <w:name w:val="toc 3"/>
    <w:basedOn w:val="Standard"/>
    <w:next w:val="Standard"/>
    <w:autoRedefine/>
    <w:uiPriority w:val="39"/>
    <w:unhideWhenUsed/>
    <w:rsid w:val="00DF72D4"/>
    <w:pPr>
      <w:spacing w:after="0"/>
      <w:ind w:left="440"/>
    </w:pPr>
    <w:rPr>
      <w:rFonts w:asciiTheme="minorHAnsi" w:hAnsiTheme="minorHAnsi" w:cstheme="minorHAnsi"/>
      <w:sz w:val="20"/>
      <w:szCs w:val="20"/>
    </w:rPr>
  </w:style>
  <w:style w:type="paragraph" w:styleId="Verzeichnis2">
    <w:name w:val="toc 2"/>
    <w:basedOn w:val="Standard"/>
    <w:next w:val="Standard"/>
    <w:autoRedefine/>
    <w:uiPriority w:val="39"/>
    <w:unhideWhenUsed/>
    <w:rsid w:val="00DF72D4"/>
    <w:pPr>
      <w:spacing w:before="120" w:after="0"/>
      <w:ind w:left="220"/>
    </w:pPr>
    <w:rPr>
      <w:rFonts w:asciiTheme="minorHAnsi" w:hAnsiTheme="minorHAnsi" w:cstheme="minorHAnsi"/>
      <w:i/>
      <w:iCs/>
      <w:sz w:val="20"/>
      <w:szCs w:val="20"/>
    </w:rPr>
  </w:style>
  <w:style w:type="paragraph" w:styleId="Verzeichnis1">
    <w:name w:val="toc 1"/>
    <w:basedOn w:val="Standard"/>
    <w:next w:val="Standard"/>
    <w:autoRedefine/>
    <w:uiPriority w:val="39"/>
    <w:unhideWhenUsed/>
    <w:rsid w:val="00DF72D4"/>
    <w:pPr>
      <w:spacing w:before="240" w:after="120"/>
    </w:pPr>
    <w:rPr>
      <w:rFonts w:asciiTheme="minorHAnsi" w:hAnsiTheme="minorHAnsi" w:cstheme="minorHAnsi"/>
      <w:b/>
      <w:bCs/>
      <w:sz w:val="20"/>
      <w:szCs w:val="20"/>
    </w:rPr>
  </w:style>
  <w:style w:type="paragraph" w:styleId="Abbildungsverzeichnis">
    <w:name w:val="table of figures"/>
    <w:basedOn w:val="Standard"/>
    <w:next w:val="Standard"/>
    <w:uiPriority w:val="99"/>
    <w:unhideWhenUsed/>
    <w:rsid w:val="00DF72D4"/>
    <w:pPr>
      <w:spacing w:after="0"/>
    </w:pPr>
  </w:style>
  <w:style w:type="paragraph" w:styleId="Literaturverzeichnis">
    <w:name w:val="Bibliography"/>
    <w:basedOn w:val="Standard"/>
    <w:next w:val="Standard"/>
    <w:uiPriority w:val="37"/>
    <w:unhideWhenUsed/>
    <w:rsid w:val="00DF72D4"/>
  </w:style>
  <w:style w:type="paragraph" w:styleId="Inhaltsverzeichnisberschrift">
    <w:name w:val="TOC Heading"/>
    <w:basedOn w:val="berschrift1"/>
    <w:next w:val="Standard"/>
    <w:uiPriority w:val="39"/>
    <w:unhideWhenUsed/>
    <w:qFormat/>
    <w:rsid w:val="00DF72D4"/>
    <w:pPr>
      <w:spacing w:before="240" w:after="0" w:line="259" w:lineRule="auto"/>
      <w:outlineLvl w:val="9"/>
    </w:pPr>
    <w:rPr>
      <w:rFonts w:asciiTheme="majorHAnsi" w:hAnsiTheme="majorHAnsi"/>
      <w:lang w:eastAsia="de-DE"/>
    </w:rPr>
  </w:style>
  <w:style w:type="character" w:styleId="Hervorhebung">
    <w:name w:val="Emphasis"/>
    <w:basedOn w:val="Absatz-Standardschriftart"/>
    <w:uiPriority w:val="20"/>
    <w:qFormat/>
    <w:rsid w:val="00DF72D4"/>
    <w:rPr>
      <w:i/>
      <w:iCs/>
    </w:rPr>
  </w:style>
  <w:style w:type="paragraph" w:styleId="NurText">
    <w:name w:val="Plain Text"/>
    <w:basedOn w:val="Standard"/>
    <w:link w:val="NurTextZchn"/>
    <w:uiPriority w:val="99"/>
    <w:unhideWhenUsed/>
    <w:rsid w:val="00DF72D4"/>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DF72D4"/>
    <w:rPr>
      <w:rFonts w:ascii="Consolas" w:hAnsi="Consolas"/>
      <w:sz w:val="21"/>
      <w:szCs w:val="21"/>
    </w:rPr>
  </w:style>
  <w:style w:type="character" w:styleId="Kommentarzeichen">
    <w:name w:val="annotation reference"/>
    <w:basedOn w:val="Absatz-Standardschriftart"/>
    <w:uiPriority w:val="99"/>
    <w:semiHidden/>
    <w:unhideWhenUsed/>
    <w:rsid w:val="00A22C6F"/>
    <w:rPr>
      <w:sz w:val="16"/>
      <w:szCs w:val="16"/>
    </w:rPr>
  </w:style>
  <w:style w:type="paragraph" w:styleId="Kommentartext">
    <w:name w:val="annotation text"/>
    <w:basedOn w:val="Standard"/>
    <w:link w:val="KommentartextZchn"/>
    <w:uiPriority w:val="99"/>
    <w:semiHidden/>
    <w:unhideWhenUsed/>
    <w:rsid w:val="00A22C6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22C6F"/>
    <w:rPr>
      <w:rFonts w:ascii="Bookman Old Style" w:hAnsi="Bookman Old Style"/>
      <w:sz w:val="20"/>
      <w:szCs w:val="20"/>
    </w:rPr>
  </w:style>
  <w:style w:type="paragraph" w:styleId="Kommentarthema">
    <w:name w:val="annotation subject"/>
    <w:basedOn w:val="Kommentartext"/>
    <w:next w:val="Kommentartext"/>
    <w:link w:val="KommentarthemaZchn"/>
    <w:uiPriority w:val="99"/>
    <w:semiHidden/>
    <w:unhideWhenUsed/>
    <w:rsid w:val="00A22C6F"/>
    <w:rPr>
      <w:b/>
      <w:bCs/>
    </w:rPr>
  </w:style>
  <w:style w:type="character" w:customStyle="1" w:styleId="KommentarthemaZchn">
    <w:name w:val="Kommentarthema Zchn"/>
    <w:basedOn w:val="KommentartextZchn"/>
    <w:link w:val="Kommentarthema"/>
    <w:uiPriority w:val="99"/>
    <w:semiHidden/>
    <w:rsid w:val="00A22C6F"/>
    <w:rPr>
      <w:rFonts w:ascii="Bookman Old Style" w:hAnsi="Bookman Old Style"/>
      <w:b/>
      <w:bCs/>
      <w:sz w:val="20"/>
      <w:szCs w:val="20"/>
    </w:rPr>
  </w:style>
  <w:style w:type="paragraph" w:styleId="Sprechblasentext">
    <w:name w:val="Balloon Text"/>
    <w:basedOn w:val="Standard"/>
    <w:link w:val="SprechblasentextZchn"/>
    <w:uiPriority w:val="99"/>
    <w:semiHidden/>
    <w:unhideWhenUsed/>
    <w:rsid w:val="00A22C6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22C6F"/>
    <w:rPr>
      <w:rFonts w:ascii="Segoe UI" w:hAnsi="Segoe UI" w:cs="Segoe UI"/>
      <w:sz w:val="18"/>
      <w:szCs w:val="18"/>
    </w:rPr>
  </w:style>
  <w:style w:type="paragraph" w:styleId="Verzeichnis4">
    <w:name w:val="toc 4"/>
    <w:basedOn w:val="Standard"/>
    <w:next w:val="Standard"/>
    <w:autoRedefine/>
    <w:uiPriority w:val="39"/>
    <w:unhideWhenUsed/>
    <w:rsid w:val="00695D3B"/>
    <w:pPr>
      <w:spacing w:after="0"/>
      <w:ind w:left="66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695D3B"/>
    <w:pPr>
      <w:spacing w:after="0"/>
      <w:ind w:left="88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695D3B"/>
    <w:pPr>
      <w:spacing w:after="0"/>
      <w:ind w:left="11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695D3B"/>
    <w:pPr>
      <w:spacing w:after="0"/>
      <w:ind w:left="132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695D3B"/>
    <w:pPr>
      <w:spacing w:after="0"/>
      <w:ind w:left="154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695D3B"/>
    <w:pPr>
      <w:spacing w:after="0"/>
      <w:ind w:left="1760"/>
    </w:pPr>
    <w:rPr>
      <w:rFonts w:asciiTheme="minorHAnsi" w:hAnsiTheme="minorHAnsi" w:cstheme="minorHAnsi"/>
      <w:sz w:val="20"/>
      <w:szCs w:val="20"/>
    </w:rPr>
  </w:style>
  <w:style w:type="character" w:styleId="BesuchterLink">
    <w:name w:val="FollowedHyperlink"/>
    <w:basedOn w:val="Absatz-Standardschriftart"/>
    <w:uiPriority w:val="99"/>
    <w:semiHidden/>
    <w:unhideWhenUsed/>
    <w:rsid w:val="00C023E8"/>
    <w:rPr>
      <w:color w:val="954F72" w:themeColor="followedHyperlink"/>
      <w:u w:val="single"/>
    </w:rPr>
  </w:style>
  <w:style w:type="paragraph" w:styleId="berarbeitung">
    <w:name w:val="Revision"/>
    <w:hidden/>
    <w:uiPriority w:val="99"/>
    <w:semiHidden/>
    <w:rsid w:val="005B05E4"/>
    <w:pPr>
      <w:spacing w:after="0" w:line="240" w:lineRule="auto"/>
    </w:pPr>
    <w:rPr>
      <w:rFonts w:ascii="Bookman Old Style" w:hAnsi="Bookman Old Sty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228111">
      <w:bodyDiv w:val="1"/>
      <w:marLeft w:val="0"/>
      <w:marRight w:val="0"/>
      <w:marTop w:val="0"/>
      <w:marBottom w:val="0"/>
      <w:divBdr>
        <w:top w:val="none" w:sz="0" w:space="0" w:color="auto"/>
        <w:left w:val="none" w:sz="0" w:space="0" w:color="auto"/>
        <w:bottom w:val="none" w:sz="0" w:space="0" w:color="auto"/>
        <w:right w:val="none" w:sz="0" w:space="0" w:color="auto"/>
      </w:divBdr>
    </w:div>
    <w:div w:id="238565333">
      <w:bodyDiv w:val="1"/>
      <w:marLeft w:val="0"/>
      <w:marRight w:val="0"/>
      <w:marTop w:val="0"/>
      <w:marBottom w:val="0"/>
      <w:divBdr>
        <w:top w:val="none" w:sz="0" w:space="0" w:color="auto"/>
        <w:left w:val="none" w:sz="0" w:space="0" w:color="auto"/>
        <w:bottom w:val="none" w:sz="0" w:space="0" w:color="auto"/>
        <w:right w:val="none" w:sz="0" w:space="0" w:color="auto"/>
      </w:divBdr>
    </w:div>
    <w:div w:id="714964064">
      <w:bodyDiv w:val="1"/>
      <w:marLeft w:val="0"/>
      <w:marRight w:val="0"/>
      <w:marTop w:val="0"/>
      <w:marBottom w:val="0"/>
      <w:divBdr>
        <w:top w:val="none" w:sz="0" w:space="0" w:color="auto"/>
        <w:left w:val="none" w:sz="0" w:space="0" w:color="auto"/>
        <w:bottom w:val="none" w:sz="0" w:space="0" w:color="auto"/>
        <w:right w:val="none" w:sz="0" w:space="0" w:color="auto"/>
      </w:divBdr>
    </w:div>
    <w:div w:id="1837961556">
      <w:bodyDiv w:val="1"/>
      <w:marLeft w:val="0"/>
      <w:marRight w:val="0"/>
      <w:marTop w:val="0"/>
      <w:marBottom w:val="0"/>
      <w:divBdr>
        <w:top w:val="none" w:sz="0" w:space="0" w:color="auto"/>
        <w:left w:val="none" w:sz="0" w:space="0" w:color="auto"/>
        <w:bottom w:val="none" w:sz="0" w:space="0" w:color="auto"/>
        <w:right w:val="none" w:sz="0" w:space="0" w:color="auto"/>
      </w:divBdr>
    </w:div>
    <w:div w:id="1886788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21B4E-5057-47ED-9C69-6CCBD6227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1902</Words>
  <Characters>11988</Characters>
  <Application>Microsoft Office Word</Application>
  <DocSecurity>0</DocSecurity>
  <Lines>99</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Momo</dc:creator>
  <cp:keywords/>
  <dc:description/>
  <cp:lastModifiedBy>Moritz Engers</cp:lastModifiedBy>
  <cp:revision>2</cp:revision>
  <dcterms:created xsi:type="dcterms:W3CDTF">2019-01-29T13:40:00Z</dcterms:created>
  <dcterms:modified xsi:type="dcterms:W3CDTF">2019-01-29T13:40:00Z</dcterms:modified>
</cp:coreProperties>
</file>